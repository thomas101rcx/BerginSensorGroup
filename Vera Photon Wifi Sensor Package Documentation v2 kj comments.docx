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5E7DC0" w14:textId="77777777" w:rsidR="00B36AF2" w:rsidRPr="00B36AF2" w:rsidRDefault="005F2606" w:rsidP="00B36AF2">
      <w:pPr>
        <w:jc w:val="center"/>
        <w:rPr>
          <w:rFonts w:ascii="Times New Roman" w:hAnsi="Times New Roman" w:cs="Times New Roman"/>
          <w:b/>
          <w:sz w:val="32"/>
          <w:szCs w:val="32"/>
        </w:rPr>
      </w:pPr>
      <w:del w:id="0" w:author="Ruolan Xu" w:date="2016-06-22T09:39:00Z">
        <w:r w:rsidDel="0028698B">
          <w:rPr>
            <w:rFonts w:ascii="Times New Roman" w:hAnsi="Times New Roman" w:cs="Times New Roman"/>
            <w:b/>
            <w:sz w:val="32"/>
            <w:szCs w:val="32"/>
          </w:rPr>
          <w:delText>a</w:delText>
        </w:r>
      </w:del>
      <w:r w:rsidR="00B36AF2" w:rsidRPr="00B36AF2">
        <w:rPr>
          <w:rFonts w:ascii="Times New Roman" w:hAnsi="Times New Roman" w:cs="Times New Roman"/>
          <w:b/>
          <w:sz w:val="32"/>
          <w:szCs w:val="32"/>
        </w:rPr>
        <w:t xml:space="preserve">Particle Photon </w:t>
      </w:r>
      <w:r w:rsidR="00B36AF2">
        <w:rPr>
          <w:rFonts w:ascii="Times New Roman" w:hAnsi="Times New Roman" w:cs="Times New Roman"/>
          <w:b/>
          <w:sz w:val="32"/>
          <w:szCs w:val="32"/>
        </w:rPr>
        <w:t xml:space="preserve">Air Quality </w:t>
      </w:r>
      <w:r w:rsidR="00B36AF2" w:rsidRPr="00B36AF2">
        <w:rPr>
          <w:rFonts w:ascii="Times New Roman" w:hAnsi="Times New Roman" w:cs="Times New Roman"/>
          <w:b/>
          <w:sz w:val="32"/>
          <w:szCs w:val="32"/>
        </w:rPr>
        <w:t>Sensor Package</w:t>
      </w:r>
      <w:r w:rsidR="00B36AF2">
        <w:rPr>
          <w:rFonts w:ascii="Times New Roman" w:hAnsi="Times New Roman" w:cs="Times New Roman"/>
          <w:b/>
          <w:sz w:val="32"/>
          <w:szCs w:val="32"/>
        </w:rPr>
        <w:t xml:space="preserve"> with Wifi</w:t>
      </w:r>
    </w:p>
    <w:p w14:paraId="4D0AFA94" w14:textId="77777777" w:rsidR="00B36AF2" w:rsidRPr="00B36AF2" w:rsidRDefault="00B36AF2" w:rsidP="00B36AF2">
      <w:pPr>
        <w:jc w:val="center"/>
        <w:rPr>
          <w:rFonts w:ascii="Times New Roman" w:hAnsi="Times New Roman" w:cs="Times New Roman"/>
        </w:rPr>
      </w:pPr>
      <w:r w:rsidRPr="00B36AF2">
        <w:rPr>
          <w:rFonts w:ascii="Times New Roman" w:hAnsi="Times New Roman" w:cs="Times New Roman"/>
        </w:rPr>
        <w:t>Vera Xu, 06/17/2016, Bergin’s Sensor Team</w:t>
      </w:r>
    </w:p>
    <w:p w14:paraId="393BD2B6" w14:textId="77777777" w:rsidR="009B77EA" w:rsidRDefault="009B77EA">
      <w:pPr>
        <w:rPr>
          <w:rFonts w:ascii="Times New Roman" w:hAnsi="Times New Roman" w:cs="Times New Roman"/>
        </w:rPr>
      </w:pPr>
    </w:p>
    <w:p w14:paraId="35D0C8A2" w14:textId="2699CCD3" w:rsidR="0084104F" w:rsidRDefault="009B77EA">
      <w:pPr>
        <w:rPr>
          <w:rFonts w:ascii="Times New Roman" w:hAnsi="Times New Roman" w:cs="Times New Roman"/>
        </w:rPr>
      </w:pPr>
      <w:r w:rsidRPr="00B21AA8">
        <w:rPr>
          <w:rFonts w:ascii="Times New Roman" w:hAnsi="Times New Roman" w:cs="Times New Roman"/>
          <w:b/>
        </w:rPr>
        <w:t>Introduction: why use Particle Photon?</w:t>
      </w:r>
      <w:r>
        <w:rPr>
          <w:rFonts w:ascii="Times New Roman" w:hAnsi="Times New Roman" w:cs="Times New Roman"/>
        </w:rPr>
        <w:t xml:space="preserve"> </w:t>
      </w:r>
      <w:r w:rsidR="001C6BCB">
        <w:rPr>
          <w:rFonts w:ascii="Times New Roman" w:hAnsi="Times New Roman" w:cs="Times New Roman"/>
        </w:rPr>
        <w:t>The Particle Photon is a $19 W</w:t>
      </w:r>
      <w:r w:rsidR="007B1E03">
        <w:rPr>
          <w:rFonts w:ascii="Times New Roman" w:hAnsi="Times New Roman" w:cs="Times New Roman"/>
        </w:rPr>
        <w:t xml:space="preserve">ifi development kit </w:t>
      </w:r>
      <w:r w:rsidR="009500FB">
        <w:rPr>
          <w:rFonts w:ascii="Times New Roman" w:hAnsi="Times New Roman" w:cs="Times New Roman"/>
        </w:rPr>
        <w:t xml:space="preserve">with detailed documentation online, straightforward interface and abundance of libraries similar to the Arduino libraries. Not only does Particle has an online dashboard that allows immediate data visualization, it also has a </w:t>
      </w:r>
      <w:r w:rsidR="001C6BCB">
        <w:rPr>
          <w:rFonts w:ascii="Times New Roman" w:hAnsi="Times New Roman" w:cs="Times New Roman"/>
        </w:rPr>
        <w:t>professional</w:t>
      </w:r>
      <w:r w:rsidR="009500FB">
        <w:rPr>
          <w:rFonts w:ascii="Times New Roman" w:hAnsi="Times New Roman" w:cs="Times New Roman"/>
        </w:rPr>
        <w:t xml:space="preserve"> IDE called Particle Dev that works similar to the Arduino environmen</w:t>
      </w:r>
      <w:r w:rsidR="001C6BCB">
        <w:rPr>
          <w:rFonts w:ascii="Times New Roman" w:hAnsi="Times New Roman" w:cs="Times New Roman"/>
        </w:rPr>
        <w:t>t. The W</w:t>
      </w:r>
      <w:r w:rsidR="009500FB">
        <w:rPr>
          <w:rFonts w:ascii="Times New Roman" w:hAnsi="Times New Roman" w:cs="Times New Roman"/>
        </w:rPr>
        <w:t>ifi feature allows data login wirelessly without using a SD card or USB connection wire. In this Particle Photon Sensor Package, all sensors on the Teensy Air Quality Sensor Package (</w:t>
      </w:r>
      <w:r w:rsidR="00C6435E">
        <w:rPr>
          <w:rFonts w:ascii="Times New Roman" w:hAnsi="Times New Roman" w:cs="Times New Roman"/>
        </w:rPr>
        <w:t>PM sensor, CO2 sensor</w:t>
      </w:r>
      <w:r w:rsidR="009500FB">
        <w:rPr>
          <w:rFonts w:ascii="Times New Roman" w:hAnsi="Times New Roman" w:cs="Times New Roman"/>
        </w:rPr>
        <w:t xml:space="preserve">, </w:t>
      </w:r>
      <w:r w:rsidR="00C6435E">
        <w:rPr>
          <w:rFonts w:ascii="Times New Roman" w:hAnsi="Times New Roman" w:cs="Times New Roman"/>
        </w:rPr>
        <w:t>and Alphasensor</w:t>
      </w:r>
      <w:r w:rsidR="001C6BCB">
        <w:rPr>
          <w:rFonts w:ascii="Times New Roman" w:hAnsi="Times New Roman" w:cs="Times New Roman"/>
        </w:rPr>
        <w:t xml:space="preserve">, </w:t>
      </w:r>
      <w:r w:rsidR="00C6435E">
        <w:rPr>
          <w:rFonts w:ascii="Times New Roman" w:hAnsi="Times New Roman" w:cs="Times New Roman"/>
        </w:rPr>
        <w:t>Temperature and humidity sensor</w:t>
      </w:r>
      <w:r w:rsidR="009500FB">
        <w:rPr>
          <w:rFonts w:ascii="Times New Roman" w:hAnsi="Times New Roman" w:cs="Times New Roman"/>
        </w:rPr>
        <w:t>)</w:t>
      </w:r>
      <w:r w:rsidR="00C6435E">
        <w:rPr>
          <w:rFonts w:ascii="Times New Roman" w:hAnsi="Times New Roman" w:cs="Times New Roman"/>
        </w:rPr>
        <w:t xml:space="preserve"> are incorporated, along with SD card to backup data for storage. </w:t>
      </w:r>
    </w:p>
    <w:p w14:paraId="10342A05" w14:textId="77777777" w:rsidR="00C35234" w:rsidRDefault="00C35234">
      <w:pPr>
        <w:rPr>
          <w:rFonts w:ascii="Times New Roman" w:hAnsi="Times New Roman" w:cs="Times New Roman"/>
        </w:rPr>
      </w:pPr>
    </w:p>
    <w:p w14:paraId="25ADC0FA" w14:textId="77777777" w:rsidR="0084104F" w:rsidRDefault="0084104F">
      <w:pPr>
        <w:rPr>
          <w:rFonts w:ascii="Times New Roman" w:hAnsi="Times New Roman" w:cs="Times New Roman"/>
          <w:b/>
        </w:rPr>
      </w:pPr>
      <w:r w:rsidRPr="00B21AA8">
        <w:rPr>
          <w:rFonts w:ascii="Times New Roman" w:hAnsi="Times New Roman" w:cs="Times New Roman"/>
          <w:b/>
        </w:rPr>
        <w:t>PIN CONNECTIONS FOR PCB DESIGN</w:t>
      </w:r>
    </w:p>
    <w:p w14:paraId="15D0ED4C" w14:textId="77777777" w:rsidR="00B21AA8" w:rsidRPr="00B21AA8" w:rsidRDefault="00B21AA8">
      <w:pPr>
        <w:rPr>
          <w:rFonts w:ascii="Times New Roman" w:hAnsi="Times New Roman" w:cs="Times New Roman"/>
          <w:b/>
        </w:rPr>
      </w:pPr>
    </w:p>
    <w:p w14:paraId="0B2C321D" w14:textId="5046560B" w:rsidR="00884C09" w:rsidRDefault="00DA5675" w:rsidP="00121E16">
      <w:pPr>
        <w:jc w:val="center"/>
        <w:rPr>
          <w:rFonts w:ascii="Times New Roman" w:hAnsi="Times New Roman" w:cs="Times New Roman"/>
        </w:rPr>
      </w:pPr>
      <w:del w:id="1" w:author="Ruolan Xu" w:date="2016-06-22T09:39:00Z">
        <w:r w:rsidDel="00A26E4C">
          <w:rPr>
            <w:rFonts w:ascii="Times New Roman" w:hAnsi="Times New Roman" w:cs="Times New Roman"/>
            <w:noProof/>
          </w:rPr>
          <w:drawing>
            <wp:inline distT="0" distB="0" distL="0" distR="0" wp14:anchorId="2FFD7C98" wp14:editId="16ABB600">
              <wp:extent cx="4953000" cy="476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6496" cy="4765862"/>
                      </a:xfrm>
                      <a:prstGeom prst="rect">
                        <a:avLst/>
                      </a:prstGeom>
                      <a:noFill/>
                      <a:ln>
                        <a:noFill/>
                      </a:ln>
                    </pic:spPr>
                  </pic:pic>
                </a:graphicData>
              </a:graphic>
            </wp:inline>
          </w:drawing>
        </w:r>
      </w:del>
      <w:ins w:id="2" w:author="Ruolan Xu" w:date="2016-06-22T09:39:00Z">
        <w:r w:rsidR="00A26E4C">
          <w:rPr>
            <w:rFonts w:ascii="Times New Roman" w:hAnsi="Times New Roman" w:cs="Times New Roman"/>
            <w:noProof/>
          </w:rPr>
          <w:drawing>
            <wp:inline distT="0" distB="0" distL="0" distR="0" wp14:anchorId="11C2512B" wp14:editId="75CE40A4">
              <wp:extent cx="5105400" cy="490904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6672" cy="4919878"/>
                      </a:xfrm>
                      <a:prstGeom prst="rect">
                        <a:avLst/>
                      </a:prstGeom>
                      <a:noFill/>
                      <a:ln>
                        <a:noFill/>
                      </a:ln>
                    </pic:spPr>
                  </pic:pic>
                </a:graphicData>
              </a:graphic>
            </wp:inline>
          </w:drawing>
        </w:r>
      </w:ins>
    </w:p>
    <w:p w14:paraId="2ADDB732" w14:textId="3EE60E93" w:rsidR="008D059B" w:rsidRDefault="00B21AA8" w:rsidP="00465E10">
      <w:pPr>
        <w:ind w:firstLine="720"/>
        <w:rPr>
          <w:rFonts w:ascii="Times New Roman" w:hAnsi="Times New Roman" w:cs="Times New Roman"/>
        </w:rPr>
      </w:pPr>
      <w:r>
        <w:rPr>
          <w:rFonts w:ascii="Times New Roman" w:hAnsi="Times New Roman" w:cs="Times New Roman"/>
        </w:rPr>
        <w:lastRenderedPageBreak/>
        <w:t xml:space="preserve">For sensors used in the teensy protocol already, the connection for each single sensor should be setup in similar fashion. The external clock is eliminated in the Photon protocol, since Particle Photon has an internal clock that’s </w:t>
      </w:r>
      <w:commentRangeStart w:id="3"/>
      <w:r>
        <w:rPr>
          <w:rFonts w:ascii="Times New Roman" w:hAnsi="Times New Roman" w:cs="Times New Roman"/>
        </w:rPr>
        <w:t xml:space="preserve">pretty accurate </w:t>
      </w:r>
      <w:commentRangeEnd w:id="3"/>
      <w:r w:rsidR="005F2606">
        <w:rPr>
          <w:rStyle w:val="CommentReference"/>
        </w:rPr>
        <w:commentReference w:id="3"/>
      </w:r>
      <w:r>
        <w:rPr>
          <w:rFonts w:ascii="Times New Roman" w:hAnsi="Times New Roman" w:cs="Times New Roman"/>
        </w:rPr>
        <w:t xml:space="preserve">and has command to sync time with designated time zone through Wifi. </w:t>
      </w:r>
      <w:r w:rsidR="00CF7557">
        <w:rPr>
          <w:rFonts w:ascii="Times New Roman" w:hAnsi="Times New Roman" w:cs="Times New Roman"/>
        </w:rPr>
        <w:t xml:space="preserve">Connection for these sensors are listed in the table below for clarification: </w:t>
      </w:r>
    </w:p>
    <w:tbl>
      <w:tblPr>
        <w:tblStyle w:val="TableGrid"/>
        <w:tblW w:w="0" w:type="auto"/>
        <w:tblLook w:val="04A0" w:firstRow="1" w:lastRow="0" w:firstColumn="1" w:lastColumn="0" w:noHBand="0" w:noVBand="1"/>
      </w:tblPr>
      <w:tblGrid>
        <w:gridCol w:w="2337"/>
        <w:gridCol w:w="2337"/>
        <w:gridCol w:w="2338"/>
        <w:gridCol w:w="2338"/>
      </w:tblGrid>
      <w:tr w:rsidR="00F82D87" w14:paraId="630E2622" w14:textId="77777777" w:rsidTr="00F82D87">
        <w:tc>
          <w:tcPr>
            <w:tcW w:w="2337" w:type="dxa"/>
          </w:tcPr>
          <w:p w14:paraId="16C9D182" w14:textId="77777777" w:rsidR="00F82D87" w:rsidRDefault="00F82D87" w:rsidP="00F82D87">
            <w:pPr>
              <w:jc w:val="center"/>
              <w:rPr>
                <w:rFonts w:ascii="Times New Roman" w:hAnsi="Times New Roman" w:cs="Times New Roman"/>
              </w:rPr>
            </w:pPr>
            <w:r>
              <w:rPr>
                <w:rFonts w:ascii="Times New Roman" w:hAnsi="Times New Roman" w:cs="Times New Roman"/>
              </w:rPr>
              <w:t>Component</w:t>
            </w:r>
          </w:p>
        </w:tc>
        <w:tc>
          <w:tcPr>
            <w:tcW w:w="2337" w:type="dxa"/>
          </w:tcPr>
          <w:p w14:paraId="5777219F" w14:textId="77777777" w:rsidR="00F82D87" w:rsidRPr="00F82D87" w:rsidRDefault="00F82D87" w:rsidP="00F82D87">
            <w:pPr>
              <w:jc w:val="center"/>
              <w:rPr>
                <w:rFonts w:ascii="Times New Roman" w:hAnsi="Times New Roman" w:cs="Times New Roman"/>
              </w:rPr>
            </w:pPr>
            <w:r w:rsidRPr="00F82D87">
              <w:rPr>
                <w:rFonts w:ascii="Times New Roman" w:hAnsi="Times New Roman" w:cs="Times New Roman"/>
              </w:rPr>
              <w:t>Sensor Pinout</w:t>
            </w:r>
          </w:p>
        </w:tc>
        <w:tc>
          <w:tcPr>
            <w:tcW w:w="2338" w:type="dxa"/>
          </w:tcPr>
          <w:p w14:paraId="1051AFD9" w14:textId="77777777" w:rsidR="00F82D87" w:rsidRDefault="00F82D87" w:rsidP="00F82D87">
            <w:pPr>
              <w:jc w:val="center"/>
              <w:rPr>
                <w:rFonts w:ascii="Times New Roman" w:hAnsi="Times New Roman" w:cs="Times New Roman"/>
              </w:rPr>
            </w:pPr>
            <w:r>
              <w:rPr>
                <w:rFonts w:ascii="Times New Roman" w:hAnsi="Times New Roman" w:cs="Times New Roman"/>
              </w:rPr>
              <w:t>Connection</w:t>
            </w:r>
          </w:p>
        </w:tc>
        <w:tc>
          <w:tcPr>
            <w:tcW w:w="2338" w:type="dxa"/>
          </w:tcPr>
          <w:p w14:paraId="28D3DE91" w14:textId="77777777" w:rsidR="00F82D87" w:rsidRDefault="00F82D87" w:rsidP="00F82D87">
            <w:pPr>
              <w:jc w:val="center"/>
              <w:rPr>
                <w:rFonts w:ascii="Times New Roman" w:hAnsi="Times New Roman" w:cs="Times New Roman"/>
              </w:rPr>
            </w:pPr>
            <w:r>
              <w:rPr>
                <w:rFonts w:ascii="Times New Roman" w:hAnsi="Times New Roman" w:cs="Times New Roman"/>
              </w:rPr>
              <w:t>Comments</w:t>
            </w:r>
          </w:p>
        </w:tc>
      </w:tr>
      <w:tr w:rsidR="00F82D87" w14:paraId="3849D520" w14:textId="77777777" w:rsidTr="00F82D87">
        <w:tc>
          <w:tcPr>
            <w:tcW w:w="2337" w:type="dxa"/>
            <w:vMerge w:val="restart"/>
          </w:tcPr>
          <w:p w14:paraId="30D9CECE" w14:textId="77777777" w:rsidR="00F82D87" w:rsidRDefault="00F82D87" w:rsidP="00F82D87">
            <w:pPr>
              <w:jc w:val="center"/>
              <w:rPr>
                <w:rFonts w:ascii="Times New Roman" w:hAnsi="Times New Roman" w:cs="Times New Roman"/>
              </w:rPr>
            </w:pPr>
          </w:p>
          <w:p w14:paraId="2EDF7041" w14:textId="77777777" w:rsidR="00F82D87" w:rsidRDefault="00F82D87" w:rsidP="00F82D87">
            <w:pPr>
              <w:jc w:val="center"/>
              <w:rPr>
                <w:rFonts w:ascii="Times New Roman" w:hAnsi="Times New Roman" w:cs="Times New Roman"/>
              </w:rPr>
            </w:pPr>
            <w:r>
              <w:rPr>
                <w:rFonts w:ascii="Times New Roman" w:hAnsi="Times New Roman" w:cs="Times New Roman"/>
              </w:rPr>
              <w:t>SHT15 Temperature/ Humidity Sensor</w:t>
            </w:r>
          </w:p>
        </w:tc>
        <w:tc>
          <w:tcPr>
            <w:tcW w:w="2337" w:type="dxa"/>
          </w:tcPr>
          <w:p w14:paraId="4CE24906" w14:textId="77777777" w:rsidR="00F82D87" w:rsidRPr="00F82D87" w:rsidRDefault="00F82D87" w:rsidP="00F82D87">
            <w:pPr>
              <w:pStyle w:val="ListParagraph"/>
              <w:rPr>
                <w:rFonts w:ascii="Times New Roman" w:hAnsi="Times New Roman" w:cs="Times New Roman"/>
              </w:rPr>
            </w:pPr>
            <w:r>
              <w:rPr>
                <w:rFonts w:ascii="Times New Roman" w:hAnsi="Times New Roman" w:cs="Times New Roman"/>
              </w:rPr>
              <w:t xml:space="preserve">1, </w:t>
            </w:r>
            <w:r w:rsidRPr="00F82D87">
              <w:rPr>
                <w:rFonts w:ascii="Times New Roman" w:hAnsi="Times New Roman" w:cs="Times New Roman"/>
              </w:rPr>
              <w:t>GND</w:t>
            </w:r>
          </w:p>
        </w:tc>
        <w:tc>
          <w:tcPr>
            <w:tcW w:w="2338" w:type="dxa"/>
          </w:tcPr>
          <w:p w14:paraId="20185C19" w14:textId="77777777" w:rsidR="00F82D87" w:rsidRDefault="00F82D87" w:rsidP="00F82D87">
            <w:pPr>
              <w:jc w:val="center"/>
              <w:rPr>
                <w:rFonts w:ascii="Times New Roman" w:hAnsi="Times New Roman" w:cs="Times New Roman"/>
              </w:rPr>
            </w:pPr>
            <w:r>
              <w:rPr>
                <w:rFonts w:ascii="Times New Roman" w:hAnsi="Times New Roman" w:cs="Times New Roman"/>
              </w:rPr>
              <w:t>GND</w:t>
            </w:r>
          </w:p>
        </w:tc>
        <w:tc>
          <w:tcPr>
            <w:tcW w:w="2338" w:type="dxa"/>
          </w:tcPr>
          <w:p w14:paraId="6191FAA7" w14:textId="77777777" w:rsidR="00F82D87" w:rsidRDefault="00F82D87" w:rsidP="00F82D87">
            <w:pPr>
              <w:jc w:val="center"/>
              <w:rPr>
                <w:rFonts w:ascii="Times New Roman" w:hAnsi="Times New Roman" w:cs="Times New Roman"/>
              </w:rPr>
            </w:pPr>
          </w:p>
        </w:tc>
      </w:tr>
      <w:tr w:rsidR="00F82D87" w14:paraId="17966E22" w14:textId="77777777" w:rsidTr="00F82D87">
        <w:tc>
          <w:tcPr>
            <w:tcW w:w="2337" w:type="dxa"/>
            <w:vMerge/>
          </w:tcPr>
          <w:p w14:paraId="0381FB27" w14:textId="77777777" w:rsidR="00F82D87" w:rsidRDefault="00F82D87" w:rsidP="00F82D87">
            <w:pPr>
              <w:jc w:val="center"/>
              <w:rPr>
                <w:rFonts w:ascii="Times New Roman" w:hAnsi="Times New Roman" w:cs="Times New Roman"/>
              </w:rPr>
            </w:pPr>
          </w:p>
        </w:tc>
        <w:tc>
          <w:tcPr>
            <w:tcW w:w="2337" w:type="dxa"/>
          </w:tcPr>
          <w:p w14:paraId="2C8CC86F" w14:textId="77777777" w:rsidR="00F82D87" w:rsidRDefault="00F82D87" w:rsidP="00F82D87">
            <w:pPr>
              <w:jc w:val="center"/>
              <w:rPr>
                <w:rFonts w:ascii="Times New Roman" w:hAnsi="Times New Roman" w:cs="Times New Roman"/>
              </w:rPr>
            </w:pPr>
            <w:r>
              <w:rPr>
                <w:rFonts w:ascii="Times New Roman" w:hAnsi="Times New Roman" w:cs="Times New Roman"/>
              </w:rPr>
              <w:t>2, VCC</w:t>
            </w:r>
          </w:p>
        </w:tc>
        <w:tc>
          <w:tcPr>
            <w:tcW w:w="2338" w:type="dxa"/>
          </w:tcPr>
          <w:p w14:paraId="2FF205D2" w14:textId="77777777" w:rsidR="00F82D87" w:rsidRDefault="00F82D87" w:rsidP="00F82D87">
            <w:pPr>
              <w:jc w:val="center"/>
              <w:rPr>
                <w:rFonts w:ascii="Times New Roman" w:hAnsi="Times New Roman" w:cs="Times New Roman"/>
              </w:rPr>
            </w:pPr>
            <w:r>
              <w:rPr>
                <w:rFonts w:ascii="Times New Roman" w:hAnsi="Times New Roman" w:cs="Times New Roman"/>
              </w:rPr>
              <w:t>3.3V</w:t>
            </w:r>
          </w:p>
        </w:tc>
        <w:tc>
          <w:tcPr>
            <w:tcW w:w="2338" w:type="dxa"/>
          </w:tcPr>
          <w:p w14:paraId="72D6054E" w14:textId="77777777" w:rsidR="00F82D87" w:rsidRDefault="00F82D87" w:rsidP="00F82D87">
            <w:pPr>
              <w:jc w:val="center"/>
              <w:rPr>
                <w:rFonts w:ascii="Times New Roman" w:hAnsi="Times New Roman" w:cs="Times New Roman"/>
              </w:rPr>
            </w:pPr>
            <w:r>
              <w:rPr>
                <w:rFonts w:ascii="Times New Roman" w:hAnsi="Times New Roman" w:cs="Times New Roman"/>
              </w:rPr>
              <w:t>Supplied by Photon</w:t>
            </w:r>
          </w:p>
        </w:tc>
      </w:tr>
      <w:tr w:rsidR="00F82D87" w14:paraId="12E15536" w14:textId="77777777" w:rsidTr="00F82D87">
        <w:tc>
          <w:tcPr>
            <w:tcW w:w="2337" w:type="dxa"/>
            <w:vMerge/>
          </w:tcPr>
          <w:p w14:paraId="010BDE4E" w14:textId="77777777" w:rsidR="00F82D87" w:rsidRDefault="00F82D87" w:rsidP="00F82D87">
            <w:pPr>
              <w:jc w:val="center"/>
              <w:rPr>
                <w:rFonts w:ascii="Times New Roman" w:hAnsi="Times New Roman" w:cs="Times New Roman"/>
              </w:rPr>
            </w:pPr>
          </w:p>
        </w:tc>
        <w:tc>
          <w:tcPr>
            <w:tcW w:w="2337" w:type="dxa"/>
          </w:tcPr>
          <w:p w14:paraId="3F5C028B" w14:textId="77777777" w:rsidR="00F82D87" w:rsidRDefault="00F82D87" w:rsidP="00F82D87">
            <w:pPr>
              <w:jc w:val="center"/>
              <w:rPr>
                <w:rFonts w:ascii="Times New Roman" w:hAnsi="Times New Roman" w:cs="Times New Roman"/>
              </w:rPr>
            </w:pPr>
            <w:r>
              <w:rPr>
                <w:rFonts w:ascii="Times New Roman" w:hAnsi="Times New Roman" w:cs="Times New Roman"/>
              </w:rPr>
              <w:t>3, SDA</w:t>
            </w:r>
          </w:p>
        </w:tc>
        <w:tc>
          <w:tcPr>
            <w:tcW w:w="2338" w:type="dxa"/>
          </w:tcPr>
          <w:p w14:paraId="47DA6EC8" w14:textId="77777777" w:rsidR="00F82D87" w:rsidRDefault="00F82D87" w:rsidP="00F82D87">
            <w:pPr>
              <w:jc w:val="center"/>
              <w:rPr>
                <w:rFonts w:ascii="Times New Roman" w:hAnsi="Times New Roman" w:cs="Times New Roman"/>
              </w:rPr>
            </w:pPr>
            <w:r>
              <w:rPr>
                <w:rFonts w:ascii="Times New Roman" w:hAnsi="Times New Roman" w:cs="Times New Roman"/>
              </w:rPr>
              <w:t xml:space="preserve">D5 </w:t>
            </w:r>
          </w:p>
        </w:tc>
        <w:tc>
          <w:tcPr>
            <w:tcW w:w="2338" w:type="dxa"/>
          </w:tcPr>
          <w:p w14:paraId="21D8BD42" w14:textId="77777777" w:rsidR="00F82D87" w:rsidRDefault="00F82D87" w:rsidP="00F82D87">
            <w:pPr>
              <w:jc w:val="center"/>
              <w:rPr>
                <w:rFonts w:ascii="Times New Roman" w:hAnsi="Times New Roman" w:cs="Times New Roman"/>
              </w:rPr>
            </w:pPr>
          </w:p>
        </w:tc>
      </w:tr>
      <w:tr w:rsidR="00F82D87" w14:paraId="5CB8357A" w14:textId="77777777" w:rsidTr="00F82D87">
        <w:tc>
          <w:tcPr>
            <w:tcW w:w="2337" w:type="dxa"/>
            <w:vMerge/>
          </w:tcPr>
          <w:p w14:paraId="698EAFFD" w14:textId="77777777" w:rsidR="00F82D87" w:rsidRDefault="00F82D87" w:rsidP="00F82D87">
            <w:pPr>
              <w:jc w:val="center"/>
              <w:rPr>
                <w:rFonts w:ascii="Times New Roman" w:hAnsi="Times New Roman" w:cs="Times New Roman"/>
              </w:rPr>
            </w:pPr>
          </w:p>
        </w:tc>
        <w:tc>
          <w:tcPr>
            <w:tcW w:w="2337" w:type="dxa"/>
          </w:tcPr>
          <w:p w14:paraId="22025FAB" w14:textId="77777777" w:rsidR="00F82D87" w:rsidRDefault="00F82D87" w:rsidP="00F82D87">
            <w:pPr>
              <w:jc w:val="center"/>
              <w:rPr>
                <w:rFonts w:ascii="Times New Roman" w:hAnsi="Times New Roman" w:cs="Times New Roman"/>
              </w:rPr>
            </w:pPr>
            <w:r>
              <w:rPr>
                <w:rFonts w:ascii="Times New Roman" w:hAnsi="Times New Roman" w:cs="Times New Roman"/>
              </w:rPr>
              <w:t>4, SCK</w:t>
            </w:r>
          </w:p>
        </w:tc>
        <w:tc>
          <w:tcPr>
            <w:tcW w:w="2338" w:type="dxa"/>
          </w:tcPr>
          <w:p w14:paraId="501CE608" w14:textId="77777777" w:rsidR="00F82D87" w:rsidRDefault="00F82D87" w:rsidP="00F82D87">
            <w:pPr>
              <w:jc w:val="center"/>
              <w:rPr>
                <w:rFonts w:ascii="Times New Roman" w:hAnsi="Times New Roman" w:cs="Times New Roman"/>
              </w:rPr>
            </w:pPr>
            <w:r>
              <w:rPr>
                <w:rFonts w:ascii="Times New Roman" w:hAnsi="Times New Roman" w:cs="Times New Roman"/>
              </w:rPr>
              <w:t>D6</w:t>
            </w:r>
          </w:p>
        </w:tc>
        <w:tc>
          <w:tcPr>
            <w:tcW w:w="2338" w:type="dxa"/>
          </w:tcPr>
          <w:p w14:paraId="7FB1A29C" w14:textId="77777777" w:rsidR="00F82D87" w:rsidRDefault="00F82D87" w:rsidP="00F82D87">
            <w:pPr>
              <w:jc w:val="center"/>
              <w:rPr>
                <w:rFonts w:ascii="Times New Roman" w:hAnsi="Times New Roman" w:cs="Times New Roman"/>
              </w:rPr>
            </w:pPr>
          </w:p>
        </w:tc>
      </w:tr>
      <w:tr w:rsidR="00F82D87" w14:paraId="3F04AE26" w14:textId="77777777" w:rsidTr="00F82D87">
        <w:tc>
          <w:tcPr>
            <w:tcW w:w="2337" w:type="dxa"/>
            <w:vMerge w:val="restart"/>
          </w:tcPr>
          <w:p w14:paraId="21E87E6F" w14:textId="77777777" w:rsidR="00F82D87" w:rsidRDefault="00F82D87" w:rsidP="00F82D87">
            <w:pPr>
              <w:jc w:val="center"/>
              <w:rPr>
                <w:rFonts w:ascii="Times New Roman" w:hAnsi="Times New Roman" w:cs="Times New Roman"/>
              </w:rPr>
            </w:pPr>
          </w:p>
          <w:p w14:paraId="6F473E7D" w14:textId="77777777" w:rsidR="00F82D87" w:rsidRDefault="00F82D87" w:rsidP="00F82D87">
            <w:pPr>
              <w:jc w:val="center"/>
              <w:rPr>
                <w:rFonts w:ascii="Times New Roman" w:hAnsi="Times New Roman" w:cs="Times New Roman"/>
              </w:rPr>
            </w:pPr>
          </w:p>
          <w:p w14:paraId="1B353D45" w14:textId="77777777" w:rsidR="00F82D87" w:rsidRDefault="00F82D87" w:rsidP="00F82D87">
            <w:pPr>
              <w:jc w:val="center"/>
              <w:rPr>
                <w:rFonts w:ascii="Times New Roman" w:hAnsi="Times New Roman" w:cs="Times New Roman"/>
              </w:rPr>
            </w:pPr>
          </w:p>
          <w:p w14:paraId="647C3D48" w14:textId="77777777" w:rsidR="00F82D87" w:rsidRDefault="00F82D87" w:rsidP="00F82D87">
            <w:pPr>
              <w:jc w:val="center"/>
              <w:rPr>
                <w:rFonts w:ascii="Times New Roman" w:hAnsi="Times New Roman" w:cs="Times New Roman"/>
              </w:rPr>
            </w:pPr>
            <w:r>
              <w:rPr>
                <w:rFonts w:ascii="Times New Roman" w:hAnsi="Times New Roman" w:cs="Times New Roman"/>
              </w:rPr>
              <w:t>Plantower PM 2.5 Sensor</w:t>
            </w:r>
          </w:p>
        </w:tc>
        <w:tc>
          <w:tcPr>
            <w:tcW w:w="2337" w:type="dxa"/>
          </w:tcPr>
          <w:p w14:paraId="0D47DC5C" w14:textId="77777777" w:rsidR="00F82D87" w:rsidRDefault="00F82D87" w:rsidP="00F82D87">
            <w:pPr>
              <w:jc w:val="center"/>
              <w:rPr>
                <w:rFonts w:ascii="Times New Roman" w:hAnsi="Times New Roman" w:cs="Times New Roman"/>
              </w:rPr>
            </w:pPr>
            <w:r>
              <w:rPr>
                <w:rFonts w:ascii="Times New Roman" w:hAnsi="Times New Roman" w:cs="Times New Roman"/>
              </w:rPr>
              <w:t>1, VCC</w:t>
            </w:r>
          </w:p>
        </w:tc>
        <w:tc>
          <w:tcPr>
            <w:tcW w:w="2338" w:type="dxa"/>
          </w:tcPr>
          <w:p w14:paraId="18DD69CD" w14:textId="77777777" w:rsidR="00F82D87" w:rsidRDefault="00F82D87" w:rsidP="00F82D87">
            <w:pPr>
              <w:jc w:val="center"/>
              <w:rPr>
                <w:rFonts w:ascii="Times New Roman" w:hAnsi="Times New Roman" w:cs="Times New Roman"/>
              </w:rPr>
            </w:pPr>
            <w:r>
              <w:rPr>
                <w:rFonts w:ascii="Times New Roman" w:hAnsi="Times New Roman" w:cs="Times New Roman"/>
              </w:rPr>
              <w:t>5V</w:t>
            </w:r>
          </w:p>
        </w:tc>
        <w:tc>
          <w:tcPr>
            <w:tcW w:w="2338" w:type="dxa"/>
          </w:tcPr>
          <w:p w14:paraId="01308FAE" w14:textId="77777777" w:rsidR="00F82D87" w:rsidRDefault="00F82D87" w:rsidP="00F82D87">
            <w:pPr>
              <w:rPr>
                <w:rFonts w:ascii="Times New Roman" w:hAnsi="Times New Roman" w:cs="Times New Roman"/>
              </w:rPr>
            </w:pPr>
          </w:p>
        </w:tc>
      </w:tr>
      <w:tr w:rsidR="00F82D87" w14:paraId="7DD3AC3E" w14:textId="77777777" w:rsidTr="00F82D87">
        <w:tc>
          <w:tcPr>
            <w:tcW w:w="2337" w:type="dxa"/>
            <w:vMerge/>
          </w:tcPr>
          <w:p w14:paraId="3199BA87" w14:textId="77777777" w:rsidR="00F82D87" w:rsidRDefault="00F82D87" w:rsidP="00F82D87">
            <w:pPr>
              <w:jc w:val="center"/>
              <w:rPr>
                <w:rFonts w:ascii="Times New Roman" w:hAnsi="Times New Roman" w:cs="Times New Roman"/>
              </w:rPr>
            </w:pPr>
          </w:p>
        </w:tc>
        <w:tc>
          <w:tcPr>
            <w:tcW w:w="2337" w:type="dxa"/>
          </w:tcPr>
          <w:p w14:paraId="7195A05C" w14:textId="77777777" w:rsidR="00F82D87" w:rsidRDefault="00F82D87" w:rsidP="00F82D87">
            <w:pPr>
              <w:jc w:val="center"/>
              <w:rPr>
                <w:rFonts w:ascii="Times New Roman" w:hAnsi="Times New Roman" w:cs="Times New Roman"/>
              </w:rPr>
            </w:pPr>
            <w:r>
              <w:rPr>
                <w:rFonts w:ascii="Times New Roman" w:hAnsi="Times New Roman" w:cs="Times New Roman"/>
              </w:rPr>
              <w:t>2, GND</w:t>
            </w:r>
          </w:p>
        </w:tc>
        <w:tc>
          <w:tcPr>
            <w:tcW w:w="2338" w:type="dxa"/>
          </w:tcPr>
          <w:p w14:paraId="1435E907" w14:textId="77777777" w:rsidR="00F82D87" w:rsidRDefault="00F82D87" w:rsidP="00F82D87">
            <w:pPr>
              <w:jc w:val="center"/>
              <w:rPr>
                <w:rFonts w:ascii="Times New Roman" w:hAnsi="Times New Roman" w:cs="Times New Roman"/>
              </w:rPr>
            </w:pPr>
            <w:r>
              <w:rPr>
                <w:rFonts w:ascii="Times New Roman" w:hAnsi="Times New Roman" w:cs="Times New Roman"/>
              </w:rPr>
              <w:t>GND</w:t>
            </w:r>
          </w:p>
        </w:tc>
        <w:tc>
          <w:tcPr>
            <w:tcW w:w="2338" w:type="dxa"/>
          </w:tcPr>
          <w:p w14:paraId="733971E7" w14:textId="77777777" w:rsidR="00F82D87" w:rsidRDefault="00F82D87" w:rsidP="00F82D87">
            <w:pPr>
              <w:jc w:val="center"/>
              <w:rPr>
                <w:rFonts w:ascii="Times New Roman" w:hAnsi="Times New Roman" w:cs="Times New Roman"/>
              </w:rPr>
            </w:pPr>
          </w:p>
        </w:tc>
      </w:tr>
      <w:tr w:rsidR="00F82D87" w14:paraId="489A0F3E" w14:textId="77777777" w:rsidTr="00F82D87">
        <w:tc>
          <w:tcPr>
            <w:tcW w:w="2337" w:type="dxa"/>
            <w:vMerge/>
          </w:tcPr>
          <w:p w14:paraId="3C83B425" w14:textId="77777777" w:rsidR="00F82D87" w:rsidRDefault="00F82D87" w:rsidP="00F82D87">
            <w:pPr>
              <w:jc w:val="center"/>
              <w:rPr>
                <w:rFonts w:ascii="Times New Roman" w:hAnsi="Times New Roman" w:cs="Times New Roman"/>
              </w:rPr>
            </w:pPr>
          </w:p>
        </w:tc>
        <w:tc>
          <w:tcPr>
            <w:tcW w:w="2337" w:type="dxa"/>
          </w:tcPr>
          <w:p w14:paraId="23A2BF64" w14:textId="77777777" w:rsidR="00F82D87" w:rsidRDefault="00F82D87" w:rsidP="00F82D87">
            <w:pPr>
              <w:jc w:val="center"/>
              <w:rPr>
                <w:rFonts w:ascii="Times New Roman" w:hAnsi="Times New Roman" w:cs="Times New Roman"/>
              </w:rPr>
            </w:pPr>
            <w:r>
              <w:rPr>
                <w:rFonts w:ascii="Times New Roman" w:hAnsi="Times New Roman" w:cs="Times New Roman"/>
              </w:rPr>
              <w:t>3, SET</w:t>
            </w:r>
          </w:p>
        </w:tc>
        <w:tc>
          <w:tcPr>
            <w:tcW w:w="2338" w:type="dxa"/>
          </w:tcPr>
          <w:p w14:paraId="359531E6" w14:textId="77777777" w:rsidR="00F82D87" w:rsidRDefault="00F82D87" w:rsidP="00F82D87">
            <w:pPr>
              <w:jc w:val="center"/>
              <w:rPr>
                <w:rFonts w:ascii="Times New Roman" w:hAnsi="Times New Roman" w:cs="Times New Roman"/>
              </w:rPr>
            </w:pPr>
          </w:p>
        </w:tc>
        <w:tc>
          <w:tcPr>
            <w:tcW w:w="2338" w:type="dxa"/>
          </w:tcPr>
          <w:p w14:paraId="37A824D7" w14:textId="77777777" w:rsidR="00F82D87" w:rsidRDefault="00F82D87" w:rsidP="00F82D87">
            <w:pPr>
              <w:jc w:val="center"/>
              <w:rPr>
                <w:rFonts w:ascii="Times New Roman" w:hAnsi="Times New Roman" w:cs="Times New Roman"/>
              </w:rPr>
            </w:pPr>
          </w:p>
        </w:tc>
      </w:tr>
      <w:tr w:rsidR="00F82D87" w14:paraId="53619D64" w14:textId="77777777" w:rsidTr="00F82D87">
        <w:tc>
          <w:tcPr>
            <w:tcW w:w="2337" w:type="dxa"/>
            <w:vMerge/>
          </w:tcPr>
          <w:p w14:paraId="59478DC5" w14:textId="77777777" w:rsidR="00F82D87" w:rsidRDefault="00F82D87" w:rsidP="00F82D87">
            <w:pPr>
              <w:jc w:val="center"/>
              <w:rPr>
                <w:rFonts w:ascii="Times New Roman" w:hAnsi="Times New Roman" w:cs="Times New Roman"/>
              </w:rPr>
            </w:pPr>
          </w:p>
        </w:tc>
        <w:tc>
          <w:tcPr>
            <w:tcW w:w="2337" w:type="dxa"/>
          </w:tcPr>
          <w:p w14:paraId="2916AD03" w14:textId="77777777" w:rsidR="00F82D87" w:rsidRDefault="00F82D87" w:rsidP="00F82D87">
            <w:pPr>
              <w:jc w:val="center"/>
              <w:rPr>
                <w:rFonts w:ascii="Times New Roman" w:hAnsi="Times New Roman" w:cs="Times New Roman"/>
              </w:rPr>
            </w:pPr>
            <w:r>
              <w:rPr>
                <w:rFonts w:ascii="Times New Roman" w:hAnsi="Times New Roman" w:cs="Times New Roman"/>
              </w:rPr>
              <w:t>4, RXD</w:t>
            </w:r>
          </w:p>
        </w:tc>
        <w:tc>
          <w:tcPr>
            <w:tcW w:w="2338" w:type="dxa"/>
          </w:tcPr>
          <w:p w14:paraId="65F81BE3" w14:textId="77777777" w:rsidR="00F82D87" w:rsidRDefault="00F82D87" w:rsidP="00F82D87">
            <w:pPr>
              <w:jc w:val="center"/>
              <w:rPr>
                <w:rFonts w:ascii="Times New Roman" w:hAnsi="Times New Roman" w:cs="Times New Roman"/>
              </w:rPr>
            </w:pPr>
            <w:r>
              <w:rPr>
                <w:rFonts w:ascii="Times New Roman" w:hAnsi="Times New Roman" w:cs="Times New Roman"/>
              </w:rPr>
              <w:t>TX</w:t>
            </w:r>
          </w:p>
        </w:tc>
        <w:tc>
          <w:tcPr>
            <w:tcW w:w="2338" w:type="dxa"/>
          </w:tcPr>
          <w:p w14:paraId="7A52BE76" w14:textId="77777777" w:rsidR="00F82D87" w:rsidRDefault="00D24A4B" w:rsidP="00F82D87">
            <w:pPr>
              <w:jc w:val="center"/>
              <w:rPr>
                <w:rFonts w:ascii="Times New Roman" w:hAnsi="Times New Roman" w:cs="Times New Roman"/>
              </w:rPr>
            </w:pPr>
            <w:r>
              <w:rPr>
                <w:rFonts w:ascii="Times New Roman" w:hAnsi="Times New Roman" w:cs="Times New Roman"/>
              </w:rPr>
              <w:t xml:space="preserve">Used for Serial1 </w:t>
            </w:r>
          </w:p>
        </w:tc>
      </w:tr>
      <w:tr w:rsidR="00F82D87" w14:paraId="1C6C0F9B" w14:textId="77777777" w:rsidTr="00F82D87">
        <w:tc>
          <w:tcPr>
            <w:tcW w:w="2337" w:type="dxa"/>
            <w:vMerge/>
          </w:tcPr>
          <w:p w14:paraId="62DFEE27" w14:textId="77777777" w:rsidR="00F82D87" w:rsidRDefault="00F82D87" w:rsidP="00F82D87">
            <w:pPr>
              <w:jc w:val="center"/>
              <w:rPr>
                <w:rFonts w:ascii="Times New Roman" w:hAnsi="Times New Roman" w:cs="Times New Roman"/>
              </w:rPr>
            </w:pPr>
          </w:p>
        </w:tc>
        <w:tc>
          <w:tcPr>
            <w:tcW w:w="2337" w:type="dxa"/>
          </w:tcPr>
          <w:p w14:paraId="43C02C6E" w14:textId="77777777" w:rsidR="00F82D87" w:rsidRDefault="00F82D87" w:rsidP="00F82D87">
            <w:pPr>
              <w:jc w:val="center"/>
              <w:rPr>
                <w:rFonts w:ascii="Times New Roman" w:hAnsi="Times New Roman" w:cs="Times New Roman"/>
              </w:rPr>
            </w:pPr>
            <w:r>
              <w:rPr>
                <w:rFonts w:ascii="Times New Roman" w:hAnsi="Times New Roman" w:cs="Times New Roman"/>
              </w:rPr>
              <w:t>5, TXD</w:t>
            </w:r>
          </w:p>
        </w:tc>
        <w:tc>
          <w:tcPr>
            <w:tcW w:w="2338" w:type="dxa"/>
          </w:tcPr>
          <w:p w14:paraId="3E753EC5" w14:textId="77777777" w:rsidR="00F82D87" w:rsidRDefault="00F82D87" w:rsidP="00F82D87">
            <w:pPr>
              <w:jc w:val="center"/>
              <w:rPr>
                <w:rFonts w:ascii="Times New Roman" w:hAnsi="Times New Roman" w:cs="Times New Roman"/>
              </w:rPr>
            </w:pPr>
            <w:r>
              <w:rPr>
                <w:rFonts w:ascii="Times New Roman" w:hAnsi="Times New Roman" w:cs="Times New Roman"/>
              </w:rPr>
              <w:t>RX</w:t>
            </w:r>
          </w:p>
        </w:tc>
        <w:tc>
          <w:tcPr>
            <w:tcW w:w="2338" w:type="dxa"/>
          </w:tcPr>
          <w:p w14:paraId="32F5D7FF" w14:textId="77777777" w:rsidR="00F82D87" w:rsidRDefault="00D24A4B" w:rsidP="00F82D87">
            <w:pPr>
              <w:jc w:val="center"/>
              <w:rPr>
                <w:rFonts w:ascii="Times New Roman" w:hAnsi="Times New Roman" w:cs="Times New Roman"/>
              </w:rPr>
            </w:pPr>
            <w:r>
              <w:rPr>
                <w:rFonts w:ascii="Times New Roman" w:hAnsi="Times New Roman" w:cs="Times New Roman"/>
              </w:rPr>
              <w:t>Used for Serial1</w:t>
            </w:r>
          </w:p>
        </w:tc>
      </w:tr>
      <w:tr w:rsidR="00F82D87" w14:paraId="5E06FDA5" w14:textId="77777777" w:rsidTr="00F82D87">
        <w:tc>
          <w:tcPr>
            <w:tcW w:w="2337" w:type="dxa"/>
            <w:vMerge/>
          </w:tcPr>
          <w:p w14:paraId="789F6919" w14:textId="77777777" w:rsidR="00F82D87" w:rsidRDefault="00F82D87" w:rsidP="00F82D87">
            <w:pPr>
              <w:jc w:val="center"/>
              <w:rPr>
                <w:rFonts w:ascii="Times New Roman" w:hAnsi="Times New Roman" w:cs="Times New Roman"/>
              </w:rPr>
            </w:pPr>
          </w:p>
        </w:tc>
        <w:tc>
          <w:tcPr>
            <w:tcW w:w="2337" w:type="dxa"/>
          </w:tcPr>
          <w:p w14:paraId="168FE257" w14:textId="77777777" w:rsidR="00F82D87" w:rsidRDefault="00F82D87" w:rsidP="00F82D87">
            <w:pPr>
              <w:jc w:val="center"/>
              <w:rPr>
                <w:rFonts w:ascii="Times New Roman" w:hAnsi="Times New Roman" w:cs="Times New Roman"/>
              </w:rPr>
            </w:pPr>
            <w:r>
              <w:rPr>
                <w:rFonts w:ascii="Times New Roman" w:hAnsi="Times New Roman" w:cs="Times New Roman"/>
              </w:rPr>
              <w:t>6, RESET</w:t>
            </w:r>
          </w:p>
        </w:tc>
        <w:tc>
          <w:tcPr>
            <w:tcW w:w="2338" w:type="dxa"/>
          </w:tcPr>
          <w:p w14:paraId="28EAD9A1" w14:textId="77777777" w:rsidR="00F82D87" w:rsidRDefault="00F82D87" w:rsidP="00F82D87">
            <w:pPr>
              <w:jc w:val="center"/>
              <w:rPr>
                <w:rFonts w:ascii="Times New Roman" w:hAnsi="Times New Roman" w:cs="Times New Roman"/>
              </w:rPr>
            </w:pPr>
          </w:p>
        </w:tc>
        <w:tc>
          <w:tcPr>
            <w:tcW w:w="2338" w:type="dxa"/>
          </w:tcPr>
          <w:p w14:paraId="54ABCDE7" w14:textId="77777777" w:rsidR="00F82D87" w:rsidRDefault="00F82D87" w:rsidP="00F82D87">
            <w:pPr>
              <w:jc w:val="center"/>
              <w:rPr>
                <w:rFonts w:ascii="Times New Roman" w:hAnsi="Times New Roman" w:cs="Times New Roman"/>
              </w:rPr>
            </w:pPr>
          </w:p>
        </w:tc>
      </w:tr>
      <w:tr w:rsidR="00F82D87" w14:paraId="0D284484" w14:textId="77777777" w:rsidTr="00F82D87">
        <w:tc>
          <w:tcPr>
            <w:tcW w:w="2337" w:type="dxa"/>
            <w:vMerge/>
          </w:tcPr>
          <w:p w14:paraId="4D3D7DE7" w14:textId="77777777" w:rsidR="00F82D87" w:rsidRDefault="00F82D87" w:rsidP="00F82D87">
            <w:pPr>
              <w:jc w:val="center"/>
              <w:rPr>
                <w:rFonts w:ascii="Times New Roman" w:hAnsi="Times New Roman" w:cs="Times New Roman"/>
              </w:rPr>
            </w:pPr>
          </w:p>
        </w:tc>
        <w:tc>
          <w:tcPr>
            <w:tcW w:w="2337" w:type="dxa"/>
          </w:tcPr>
          <w:p w14:paraId="4B13F463" w14:textId="77777777" w:rsidR="00F82D87" w:rsidRDefault="00F82D87" w:rsidP="00F82D87">
            <w:pPr>
              <w:jc w:val="center"/>
              <w:rPr>
                <w:rFonts w:ascii="Times New Roman" w:hAnsi="Times New Roman" w:cs="Times New Roman"/>
              </w:rPr>
            </w:pPr>
            <w:r>
              <w:rPr>
                <w:rFonts w:ascii="Times New Roman" w:hAnsi="Times New Roman" w:cs="Times New Roman"/>
              </w:rPr>
              <w:t>7/8, NC</w:t>
            </w:r>
          </w:p>
        </w:tc>
        <w:tc>
          <w:tcPr>
            <w:tcW w:w="2338" w:type="dxa"/>
          </w:tcPr>
          <w:p w14:paraId="57936244" w14:textId="77777777" w:rsidR="00F82D87" w:rsidRDefault="00F82D87" w:rsidP="00F82D87">
            <w:pPr>
              <w:jc w:val="center"/>
              <w:rPr>
                <w:rFonts w:ascii="Times New Roman" w:hAnsi="Times New Roman" w:cs="Times New Roman"/>
              </w:rPr>
            </w:pPr>
          </w:p>
        </w:tc>
        <w:tc>
          <w:tcPr>
            <w:tcW w:w="2338" w:type="dxa"/>
          </w:tcPr>
          <w:p w14:paraId="4C2D9E8C" w14:textId="77777777" w:rsidR="00F82D87" w:rsidRDefault="00F82D87" w:rsidP="00F82D87">
            <w:pPr>
              <w:jc w:val="center"/>
              <w:rPr>
                <w:rFonts w:ascii="Times New Roman" w:hAnsi="Times New Roman" w:cs="Times New Roman"/>
              </w:rPr>
            </w:pPr>
          </w:p>
        </w:tc>
      </w:tr>
      <w:tr w:rsidR="00273814" w14:paraId="226C8BF3" w14:textId="77777777" w:rsidTr="00F82D87">
        <w:tc>
          <w:tcPr>
            <w:tcW w:w="2337" w:type="dxa"/>
            <w:vMerge w:val="restart"/>
          </w:tcPr>
          <w:p w14:paraId="5CD945C2" w14:textId="77777777" w:rsidR="00273814" w:rsidRDefault="00273814" w:rsidP="00F82D87">
            <w:pPr>
              <w:jc w:val="center"/>
              <w:rPr>
                <w:rFonts w:ascii="Times New Roman" w:hAnsi="Times New Roman" w:cs="Times New Roman"/>
              </w:rPr>
            </w:pPr>
          </w:p>
          <w:p w14:paraId="1655FA19" w14:textId="77777777" w:rsidR="00273814" w:rsidRDefault="00273814" w:rsidP="00F82D87">
            <w:pPr>
              <w:jc w:val="center"/>
              <w:rPr>
                <w:rFonts w:ascii="Times New Roman" w:hAnsi="Times New Roman" w:cs="Times New Roman"/>
              </w:rPr>
            </w:pPr>
          </w:p>
          <w:p w14:paraId="7B6843A8" w14:textId="77777777" w:rsidR="00273814" w:rsidRDefault="00273814" w:rsidP="00F82D87">
            <w:pPr>
              <w:jc w:val="center"/>
              <w:rPr>
                <w:rFonts w:ascii="Times New Roman" w:hAnsi="Times New Roman" w:cs="Times New Roman"/>
              </w:rPr>
            </w:pPr>
            <w:r>
              <w:rPr>
                <w:rFonts w:ascii="Times New Roman" w:hAnsi="Times New Roman" w:cs="Times New Roman"/>
              </w:rPr>
              <w:t>COZIR CO2 Sensor</w:t>
            </w:r>
          </w:p>
        </w:tc>
        <w:tc>
          <w:tcPr>
            <w:tcW w:w="2337" w:type="dxa"/>
          </w:tcPr>
          <w:p w14:paraId="69F8752C" w14:textId="77777777" w:rsidR="00273814" w:rsidRDefault="00273814" w:rsidP="00F82D87">
            <w:pPr>
              <w:jc w:val="center"/>
              <w:rPr>
                <w:rFonts w:ascii="Times New Roman" w:hAnsi="Times New Roman" w:cs="Times New Roman"/>
              </w:rPr>
            </w:pPr>
            <w:r>
              <w:rPr>
                <w:rFonts w:ascii="Times New Roman" w:hAnsi="Times New Roman" w:cs="Times New Roman"/>
              </w:rPr>
              <w:t>1, GND</w:t>
            </w:r>
          </w:p>
        </w:tc>
        <w:tc>
          <w:tcPr>
            <w:tcW w:w="2338" w:type="dxa"/>
          </w:tcPr>
          <w:p w14:paraId="7BB3FD9C" w14:textId="77777777" w:rsidR="00273814" w:rsidRDefault="00273814" w:rsidP="00F82D87">
            <w:pPr>
              <w:jc w:val="center"/>
              <w:rPr>
                <w:rFonts w:ascii="Times New Roman" w:hAnsi="Times New Roman" w:cs="Times New Roman"/>
              </w:rPr>
            </w:pPr>
            <w:r>
              <w:rPr>
                <w:rFonts w:ascii="Times New Roman" w:hAnsi="Times New Roman" w:cs="Times New Roman"/>
              </w:rPr>
              <w:t>GND</w:t>
            </w:r>
          </w:p>
        </w:tc>
        <w:tc>
          <w:tcPr>
            <w:tcW w:w="2338" w:type="dxa"/>
          </w:tcPr>
          <w:p w14:paraId="431547B4" w14:textId="77777777" w:rsidR="00273814" w:rsidRDefault="00273814" w:rsidP="00F82D87">
            <w:pPr>
              <w:jc w:val="center"/>
              <w:rPr>
                <w:rFonts w:ascii="Times New Roman" w:hAnsi="Times New Roman" w:cs="Times New Roman"/>
              </w:rPr>
            </w:pPr>
          </w:p>
        </w:tc>
      </w:tr>
      <w:tr w:rsidR="00273814" w14:paraId="05C00075" w14:textId="77777777" w:rsidTr="00F82D87">
        <w:tc>
          <w:tcPr>
            <w:tcW w:w="2337" w:type="dxa"/>
            <w:vMerge/>
          </w:tcPr>
          <w:p w14:paraId="3941AEA9" w14:textId="77777777" w:rsidR="00273814" w:rsidRDefault="00273814" w:rsidP="00F82D87">
            <w:pPr>
              <w:jc w:val="center"/>
              <w:rPr>
                <w:rFonts w:ascii="Times New Roman" w:hAnsi="Times New Roman" w:cs="Times New Roman"/>
              </w:rPr>
            </w:pPr>
          </w:p>
        </w:tc>
        <w:tc>
          <w:tcPr>
            <w:tcW w:w="2337" w:type="dxa"/>
          </w:tcPr>
          <w:p w14:paraId="27D66AE1" w14:textId="77777777" w:rsidR="00273814" w:rsidRDefault="00273814" w:rsidP="00F82D87">
            <w:pPr>
              <w:jc w:val="center"/>
              <w:rPr>
                <w:rFonts w:ascii="Times New Roman" w:hAnsi="Times New Roman" w:cs="Times New Roman"/>
              </w:rPr>
            </w:pPr>
            <w:r>
              <w:rPr>
                <w:rFonts w:ascii="Times New Roman" w:hAnsi="Times New Roman" w:cs="Times New Roman"/>
              </w:rPr>
              <w:t>3, VCC</w:t>
            </w:r>
          </w:p>
        </w:tc>
        <w:tc>
          <w:tcPr>
            <w:tcW w:w="2338" w:type="dxa"/>
          </w:tcPr>
          <w:p w14:paraId="67CEF946" w14:textId="77777777" w:rsidR="00273814" w:rsidRDefault="00273814" w:rsidP="00F82D87">
            <w:pPr>
              <w:jc w:val="center"/>
              <w:rPr>
                <w:rFonts w:ascii="Times New Roman" w:hAnsi="Times New Roman" w:cs="Times New Roman"/>
              </w:rPr>
            </w:pPr>
            <w:r>
              <w:rPr>
                <w:rFonts w:ascii="Times New Roman" w:hAnsi="Times New Roman" w:cs="Times New Roman"/>
              </w:rPr>
              <w:t>3.3V</w:t>
            </w:r>
          </w:p>
        </w:tc>
        <w:tc>
          <w:tcPr>
            <w:tcW w:w="2338" w:type="dxa"/>
          </w:tcPr>
          <w:p w14:paraId="0A3DF3D6" w14:textId="77777777" w:rsidR="00273814" w:rsidRDefault="00273814" w:rsidP="00F82D87">
            <w:pPr>
              <w:jc w:val="center"/>
              <w:rPr>
                <w:rFonts w:ascii="Times New Roman" w:hAnsi="Times New Roman" w:cs="Times New Roman"/>
              </w:rPr>
            </w:pPr>
          </w:p>
        </w:tc>
      </w:tr>
      <w:tr w:rsidR="00273814" w14:paraId="58795C89" w14:textId="77777777" w:rsidTr="00F82D87">
        <w:tc>
          <w:tcPr>
            <w:tcW w:w="2337" w:type="dxa"/>
            <w:vMerge/>
          </w:tcPr>
          <w:p w14:paraId="31DE4652" w14:textId="77777777" w:rsidR="00273814" w:rsidRDefault="00273814" w:rsidP="00F82D87">
            <w:pPr>
              <w:jc w:val="center"/>
              <w:rPr>
                <w:rFonts w:ascii="Times New Roman" w:hAnsi="Times New Roman" w:cs="Times New Roman"/>
              </w:rPr>
            </w:pPr>
          </w:p>
        </w:tc>
        <w:tc>
          <w:tcPr>
            <w:tcW w:w="2337" w:type="dxa"/>
          </w:tcPr>
          <w:p w14:paraId="373C8C02" w14:textId="77777777" w:rsidR="00273814" w:rsidRDefault="00273814" w:rsidP="00F82D87">
            <w:pPr>
              <w:jc w:val="center"/>
              <w:rPr>
                <w:rFonts w:ascii="Times New Roman" w:hAnsi="Times New Roman" w:cs="Times New Roman"/>
              </w:rPr>
            </w:pPr>
            <w:r>
              <w:rPr>
                <w:rFonts w:ascii="Times New Roman" w:hAnsi="Times New Roman" w:cs="Times New Roman"/>
              </w:rPr>
              <w:t>5, RX</w:t>
            </w:r>
          </w:p>
        </w:tc>
        <w:tc>
          <w:tcPr>
            <w:tcW w:w="2338" w:type="dxa"/>
          </w:tcPr>
          <w:p w14:paraId="28D408DC" w14:textId="77777777" w:rsidR="00273814" w:rsidRDefault="00273814" w:rsidP="00F82D87">
            <w:pPr>
              <w:jc w:val="center"/>
              <w:rPr>
                <w:rFonts w:ascii="Times New Roman" w:hAnsi="Times New Roman" w:cs="Times New Roman"/>
              </w:rPr>
            </w:pPr>
            <w:r>
              <w:rPr>
                <w:rFonts w:ascii="Times New Roman" w:hAnsi="Times New Roman" w:cs="Times New Roman"/>
              </w:rPr>
              <w:t>GND</w:t>
            </w:r>
          </w:p>
        </w:tc>
        <w:tc>
          <w:tcPr>
            <w:tcW w:w="2338" w:type="dxa"/>
          </w:tcPr>
          <w:p w14:paraId="6964BB7B" w14:textId="77777777" w:rsidR="00273814" w:rsidRDefault="00273814" w:rsidP="00F82D87">
            <w:pPr>
              <w:jc w:val="center"/>
              <w:rPr>
                <w:rFonts w:ascii="Times New Roman" w:hAnsi="Times New Roman" w:cs="Times New Roman"/>
              </w:rPr>
            </w:pPr>
            <w:r>
              <w:rPr>
                <w:rFonts w:ascii="Times New Roman" w:hAnsi="Times New Roman" w:cs="Times New Roman"/>
              </w:rPr>
              <w:t>Through 10k resistor to GND</w:t>
            </w:r>
          </w:p>
        </w:tc>
      </w:tr>
      <w:tr w:rsidR="00273814" w14:paraId="42C3DFD7" w14:textId="77777777" w:rsidTr="00F82D87">
        <w:tc>
          <w:tcPr>
            <w:tcW w:w="2337" w:type="dxa"/>
            <w:vMerge/>
          </w:tcPr>
          <w:p w14:paraId="42DFE177" w14:textId="77777777" w:rsidR="00273814" w:rsidRDefault="00273814" w:rsidP="00F82D87">
            <w:pPr>
              <w:jc w:val="center"/>
              <w:rPr>
                <w:rFonts w:ascii="Times New Roman" w:hAnsi="Times New Roman" w:cs="Times New Roman"/>
              </w:rPr>
            </w:pPr>
          </w:p>
        </w:tc>
        <w:tc>
          <w:tcPr>
            <w:tcW w:w="2337" w:type="dxa"/>
          </w:tcPr>
          <w:p w14:paraId="21D96913" w14:textId="77777777" w:rsidR="00273814" w:rsidRDefault="00273814" w:rsidP="00F82D87">
            <w:pPr>
              <w:jc w:val="center"/>
              <w:rPr>
                <w:rFonts w:ascii="Times New Roman" w:hAnsi="Times New Roman" w:cs="Times New Roman"/>
              </w:rPr>
            </w:pPr>
            <w:r>
              <w:rPr>
                <w:rFonts w:ascii="Times New Roman" w:hAnsi="Times New Roman" w:cs="Times New Roman"/>
              </w:rPr>
              <w:t>7, TX</w:t>
            </w:r>
          </w:p>
        </w:tc>
        <w:tc>
          <w:tcPr>
            <w:tcW w:w="2338" w:type="dxa"/>
          </w:tcPr>
          <w:p w14:paraId="2CA0C563" w14:textId="77777777" w:rsidR="00273814" w:rsidRDefault="00273814" w:rsidP="00F82D87">
            <w:pPr>
              <w:jc w:val="center"/>
              <w:rPr>
                <w:rFonts w:ascii="Times New Roman" w:hAnsi="Times New Roman" w:cs="Times New Roman"/>
              </w:rPr>
            </w:pPr>
            <w:r>
              <w:rPr>
                <w:rFonts w:ascii="Times New Roman" w:hAnsi="Times New Roman" w:cs="Times New Roman"/>
              </w:rPr>
              <w:t>GND</w:t>
            </w:r>
          </w:p>
        </w:tc>
        <w:tc>
          <w:tcPr>
            <w:tcW w:w="2338" w:type="dxa"/>
          </w:tcPr>
          <w:p w14:paraId="2EC12562" w14:textId="77777777" w:rsidR="00273814" w:rsidRDefault="00273814" w:rsidP="00F82D87">
            <w:pPr>
              <w:jc w:val="center"/>
              <w:rPr>
                <w:rFonts w:ascii="Times New Roman" w:hAnsi="Times New Roman" w:cs="Times New Roman"/>
              </w:rPr>
            </w:pPr>
            <w:r>
              <w:rPr>
                <w:rFonts w:ascii="Times New Roman" w:hAnsi="Times New Roman" w:cs="Times New Roman"/>
              </w:rPr>
              <w:t>Through 10k resistor to GND</w:t>
            </w:r>
          </w:p>
        </w:tc>
      </w:tr>
      <w:tr w:rsidR="00273814" w14:paraId="7941D79C" w14:textId="77777777" w:rsidTr="00F82D87">
        <w:tc>
          <w:tcPr>
            <w:tcW w:w="2337" w:type="dxa"/>
            <w:vMerge/>
          </w:tcPr>
          <w:p w14:paraId="6F6F20A1" w14:textId="77777777" w:rsidR="00273814" w:rsidRDefault="00273814" w:rsidP="00F82D87">
            <w:pPr>
              <w:jc w:val="center"/>
              <w:rPr>
                <w:rFonts w:ascii="Times New Roman" w:hAnsi="Times New Roman" w:cs="Times New Roman"/>
              </w:rPr>
            </w:pPr>
          </w:p>
        </w:tc>
        <w:tc>
          <w:tcPr>
            <w:tcW w:w="2337" w:type="dxa"/>
          </w:tcPr>
          <w:p w14:paraId="1543C56A" w14:textId="77777777" w:rsidR="00273814" w:rsidRDefault="00273814" w:rsidP="00F82D87">
            <w:pPr>
              <w:jc w:val="center"/>
              <w:rPr>
                <w:rFonts w:ascii="Times New Roman" w:hAnsi="Times New Roman" w:cs="Times New Roman"/>
              </w:rPr>
            </w:pPr>
            <w:r>
              <w:rPr>
                <w:rFonts w:ascii="Times New Roman" w:hAnsi="Times New Roman" w:cs="Times New Roman"/>
              </w:rPr>
              <w:t>9, Analog</w:t>
            </w:r>
          </w:p>
        </w:tc>
        <w:tc>
          <w:tcPr>
            <w:tcW w:w="2338" w:type="dxa"/>
          </w:tcPr>
          <w:p w14:paraId="63F92FF9" w14:textId="77777777" w:rsidR="00273814" w:rsidRDefault="00273814" w:rsidP="00F82D87">
            <w:pPr>
              <w:jc w:val="center"/>
              <w:rPr>
                <w:rFonts w:ascii="Times New Roman" w:hAnsi="Times New Roman" w:cs="Times New Roman"/>
              </w:rPr>
            </w:pPr>
            <w:r>
              <w:rPr>
                <w:rFonts w:ascii="Times New Roman" w:hAnsi="Times New Roman" w:cs="Times New Roman"/>
              </w:rPr>
              <w:t>A0</w:t>
            </w:r>
          </w:p>
        </w:tc>
        <w:tc>
          <w:tcPr>
            <w:tcW w:w="2338" w:type="dxa"/>
          </w:tcPr>
          <w:p w14:paraId="69B253B3" w14:textId="77777777" w:rsidR="00273814" w:rsidRDefault="00273814" w:rsidP="00F82D87">
            <w:pPr>
              <w:jc w:val="center"/>
              <w:rPr>
                <w:rFonts w:ascii="Times New Roman" w:hAnsi="Times New Roman" w:cs="Times New Roman"/>
              </w:rPr>
            </w:pPr>
            <w:r>
              <w:rPr>
                <w:rFonts w:ascii="Times New Roman" w:hAnsi="Times New Roman" w:cs="Times New Roman"/>
              </w:rPr>
              <w:t>Through 100k resistor to A0</w:t>
            </w:r>
          </w:p>
        </w:tc>
      </w:tr>
      <w:tr w:rsidR="00B47BAB" w14:paraId="4FED77D7" w14:textId="77777777" w:rsidTr="00F82D87">
        <w:tc>
          <w:tcPr>
            <w:tcW w:w="2337" w:type="dxa"/>
            <w:vMerge w:val="restart"/>
          </w:tcPr>
          <w:p w14:paraId="6DF976DA" w14:textId="77777777" w:rsidR="00B47BAB" w:rsidRDefault="00B47BAB" w:rsidP="00F82D87">
            <w:pPr>
              <w:jc w:val="center"/>
              <w:rPr>
                <w:rFonts w:ascii="Times New Roman" w:hAnsi="Times New Roman" w:cs="Times New Roman"/>
              </w:rPr>
            </w:pPr>
          </w:p>
          <w:p w14:paraId="16517AB7" w14:textId="77777777" w:rsidR="00B47BAB" w:rsidRDefault="00B47BAB" w:rsidP="00F82D87">
            <w:pPr>
              <w:jc w:val="center"/>
              <w:rPr>
                <w:rFonts w:ascii="Times New Roman" w:hAnsi="Times New Roman" w:cs="Times New Roman"/>
              </w:rPr>
            </w:pPr>
          </w:p>
          <w:p w14:paraId="4EDD7926" w14:textId="77777777" w:rsidR="00B47BAB" w:rsidRDefault="00B47BAB" w:rsidP="00F82D87">
            <w:pPr>
              <w:jc w:val="center"/>
              <w:rPr>
                <w:rFonts w:ascii="Times New Roman" w:hAnsi="Times New Roman" w:cs="Times New Roman"/>
              </w:rPr>
            </w:pPr>
            <w:r>
              <w:rPr>
                <w:rFonts w:ascii="Times New Roman" w:hAnsi="Times New Roman" w:cs="Times New Roman"/>
              </w:rPr>
              <w:t>Alphasense NO2 O3 2-Sensor Package</w:t>
            </w:r>
          </w:p>
        </w:tc>
        <w:tc>
          <w:tcPr>
            <w:tcW w:w="2337" w:type="dxa"/>
          </w:tcPr>
          <w:p w14:paraId="217D8943" w14:textId="77777777" w:rsidR="00B47BAB" w:rsidRDefault="00F61976" w:rsidP="00F82D87">
            <w:pPr>
              <w:jc w:val="center"/>
              <w:rPr>
                <w:rFonts w:ascii="Times New Roman" w:hAnsi="Times New Roman" w:cs="Times New Roman"/>
              </w:rPr>
            </w:pPr>
            <w:r>
              <w:rPr>
                <w:rFonts w:ascii="Times New Roman" w:hAnsi="Times New Roman" w:cs="Times New Roman"/>
              </w:rPr>
              <w:t>SN1/</w:t>
            </w:r>
            <w:r w:rsidR="00B47BAB">
              <w:rPr>
                <w:rFonts w:ascii="Times New Roman" w:hAnsi="Times New Roman" w:cs="Times New Roman"/>
              </w:rPr>
              <w:t>GND</w:t>
            </w:r>
          </w:p>
        </w:tc>
        <w:tc>
          <w:tcPr>
            <w:tcW w:w="2338" w:type="dxa"/>
          </w:tcPr>
          <w:p w14:paraId="68079CBD" w14:textId="77777777" w:rsidR="00B47BAB" w:rsidRDefault="00B47BAB" w:rsidP="00F82D87">
            <w:pPr>
              <w:jc w:val="center"/>
              <w:rPr>
                <w:rFonts w:ascii="Times New Roman" w:hAnsi="Times New Roman" w:cs="Times New Roman"/>
              </w:rPr>
            </w:pPr>
            <w:r>
              <w:rPr>
                <w:rFonts w:ascii="Times New Roman" w:hAnsi="Times New Roman" w:cs="Times New Roman"/>
              </w:rPr>
              <w:t>Pin3 MUX I1</w:t>
            </w:r>
          </w:p>
        </w:tc>
        <w:tc>
          <w:tcPr>
            <w:tcW w:w="2338" w:type="dxa"/>
            <w:vMerge w:val="restart"/>
          </w:tcPr>
          <w:p w14:paraId="0714F0DB" w14:textId="77777777" w:rsidR="00B47BAB" w:rsidRDefault="00B47BAB" w:rsidP="00F82D87">
            <w:pPr>
              <w:jc w:val="center"/>
              <w:rPr>
                <w:rFonts w:ascii="Times New Roman" w:hAnsi="Times New Roman" w:cs="Times New Roman"/>
              </w:rPr>
            </w:pPr>
          </w:p>
          <w:p w14:paraId="4968AE24" w14:textId="77777777" w:rsidR="00B47BAB" w:rsidRDefault="00B47BAB" w:rsidP="00F82D87">
            <w:pPr>
              <w:jc w:val="center"/>
              <w:rPr>
                <w:rFonts w:ascii="Times New Roman" w:hAnsi="Times New Roman" w:cs="Times New Roman"/>
              </w:rPr>
            </w:pPr>
            <w:r>
              <w:rPr>
                <w:rFonts w:ascii="Times New Roman" w:hAnsi="Times New Roman" w:cs="Times New Roman"/>
              </w:rPr>
              <w:t>MUX stands for 8-input multiplexer</w:t>
            </w:r>
          </w:p>
        </w:tc>
      </w:tr>
      <w:tr w:rsidR="00B47BAB" w14:paraId="685BF7EA" w14:textId="77777777" w:rsidTr="00F82D87">
        <w:tc>
          <w:tcPr>
            <w:tcW w:w="2337" w:type="dxa"/>
            <w:vMerge/>
          </w:tcPr>
          <w:p w14:paraId="641B47FF" w14:textId="77777777" w:rsidR="00B47BAB" w:rsidRDefault="00B47BAB" w:rsidP="00F82D87">
            <w:pPr>
              <w:jc w:val="center"/>
              <w:rPr>
                <w:rFonts w:ascii="Times New Roman" w:hAnsi="Times New Roman" w:cs="Times New Roman"/>
              </w:rPr>
            </w:pPr>
          </w:p>
        </w:tc>
        <w:tc>
          <w:tcPr>
            <w:tcW w:w="2337" w:type="dxa"/>
          </w:tcPr>
          <w:p w14:paraId="05A5FA20" w14:textId="77777777" w:rsidR="00B47BAB" w:rsidRDefault="00F61976" w:rsidP="00F82D87">
            <w:pPr>
              <w:jc w:val="center"/>
              <w:rPr>
                <w:rFonts w:ascii="Times New Roman" w:hAnsi="Times New Roman" w:cs="Times New Roman"/>
              </w:rPr>
            </w:pPr>
            <w:r>
              <w:rPr>
                <w:rFonts w:ascii="Times New Roman" w:hAnsi="Times New Roman" w:cs="Times New Roman"/>
              </w:rPr>
              <w:t>SN1/</w:t>
            </w:r>
            <w:r w:rsidR="00B47BAB">
              <w:rPr>
                <w:rFonts w:ascii="Times New Roman" w:hAnsi="Times New Roman" w:cs="Times New Roman"/>
              </w:rPr>
              <w:t>6V</w:t>
            </w:r>
          </w:p>
        </w:tc>
        <w:tc>
          <w:tcPr>
            <w:tcW w:w="2338" w:type="dxa"/>
          </w:tcPr>
          <w:p w14:paraId="4B795419" w14:textId="77777777" w:rsidR="00B47BAB" w:rsidRDefault="00B47BAB" w:rsidP="00F82D87">
            <w:pPr>
              <w:jc w:val="center"/>
              <w:rPr>
                <w:rFonts w:ascii="Times New Roman" w:hAnsi="Times New Roman" w:cs="Times New Roman"/>
              </w:rPr>
            </w:pPr>
            <w:r>
              <w:rPr>
                <w:rFonts w:ascii="Times New Roman" w:hAnsi="Times New Roman" w:cs="Times New Roman"/>
              </w:rPr>
              <w:t>Pin4, MUX I0</w:t>
            </w:r>
          </w:p>
        </w:tc>
        <w:tc>
          <w:tcPr>
            <w:tcW w:w="2338" w:type="dxa"/>
            <w:vMerge/>
          </w:tcPr>
          <w:p w14:paraId="089C1EF3" w14:textId="77777777" w:rsidR="00B47BAB" w:rsidRDefault="00B47BAB" w:rsidP="00F82D87">
            <w:pPr>
              <w:jc w:val="center"/>
              <w:rPr>
                <w:rFonts w:ascii="Times New Roman" w:hAnsi="Times New Roman" w:cs="Times New Roman"/>
              </w:rPr>
            </w:pPr>
          </w:p>
        </w:tc>
      </w:tr>
      <w:tr w:rsidR="00B47BAB" w14:paraId="6C5DDF76" w14:textId="77777777" w:rsidTr="00F82D87">
        <w:tc>
          <w:tcPr>
            <w:tcW w:w="2337" w:type="dxa"/>
            <w:vMerge/>
          </w:tcPr>
          <w:p w14:paraId="2B42A938" w14:textId="77777777" w:rsidR="00B47BAB" w:rsidRDefault="00B47BAB" w:rsidP="00F82D87">
            <w:pPr>
              <w:jc w:val="center"/>
              <w:rPr>
                <w:rFonts w:ascii="Times New Roman" w:hAnsi="Times New Roman" w:cs="Times New Roman"/>
              </w:rPr>
            </w:pPr>
          </w:p>
        </w:tc>
        <w:tc>
          <w:tcPr>
            <w:tcW w:w="2337" w:type="dxa"/>
          </w:tcPr>
          <w:p w14:paraId="3762A1AF" w14:textId="77777777" w:rsidR="00B47BAB" w:rsidRDefault="00F61976" w:rsidP="00F82D87">
            <w:pPr>
              <w:jc w:val="center"/>
              <w:rPr>
                <w:rFonts w:ascii="Times New Roman" w:hAnsi="Times New Roman" w:cs="Times New Roman"/>
              </w:rPr>
            </w:pPr>
            <w:r>
              <w:rPr>
                <w:rFonts w:ascii="Times New Roman" w:hAnsi="Times New Roman" w:cs="Times New Roman"/>
              </w:rPr>
              <w:t>SN2/</w:t>
            </w:r>
            <w:r w:rsidR="00B47BAB">
              <w:rPr>
                <w:rFonts w:ascii="Times New Roman" w:hAnsi="Times New Roman" w:cs="Times New Roman"/>
              </w:rPr>
              <w:t>GND</w:t>
            </w:r>
          </w:p>
        </w:tc>
        <w:tc>
          <w:tcPr>
            <w:tcW w:w="2338" w:type="dxa"/>
          </w:tcPr>
          <w:p w14:paraId="5DE19655" w14:textId="77777777" w:rsidR="00B47BAB" w:rsidRDefault="00B47BAB" w:rsidP="00F82D87">
            <w:pPr>
              <w:jc w:val="center"/>
              <w:rPr>
                <w:rFonts w:ascii="Times New Roman" w:hAnsi="Times New Roman" w:cs="Times New Roman"/>
              </w:rPr>
            </w:pPr>
            <w:r>
              <w:rPr>
                <w:rFonts w:ascii="Times New Roman" w:hAnsi="Times New Roman" w:cs="Times New Roman"/>
              </w:rPr>
              <w:t>Pin1, MUX I3</w:t>
            </w:r>
          </w:p>
        </w:tc>
        <w:tc>
          <w:tcPr>
            <w:tcW w:w="2338" w:type="dxa"/>
            <w:vMerge/>
          </w:tcPr>
          <w:p w14:paraId="325119F7" w14:textId="77777777" w:rsidR="00B47BAB" w:rsidRDefault="00B47BAB" w:rsidP="00F82D87">
            <w:pPr>
              <w:jc w:val="center"/>
              <w:rPr>
                <w:rFonts w:ascii="Times New Roman" w:hAnsi="Times New Roman" w:cs="Times New Roman"/>
              </w:rPr>
            </w:pPr>
          </w:p>
        </w:tc>
      </w:tr>
      <w:tr w:rsidR="00B47BAB" w14:paraId="0524693C" w14:textId="77777777" w:rsidTr="00F82D87">
        <w:tc>
          <w:tcPr>
            <w:tcW w:w="2337" w:type="dxa"/>
            <w:vMerge/>
          </w:tcPr>
          <w:p w14:paraId="68529DB0" w14:textId="77777777" w:rsidR="00B47BAB" w:rsidRDefault="00B47BAB" w:rsidP="00F82D87">
            <w:pPr>
              <w:jc w:val="center"/>
              <w:rPr>
                <w:rFonts w:ascii="Times New Roman" w:hAnsi="Times New Roman" w:cs="Times New Roman"/>
              </w:rPr>
            </w:pPr>
          </w:p>
        </w:tc>
        <w:tc>
          <w:tcPr>
            <w:tcW w:w="2337" w:type="dxa"/>
          </w:tcPr>
          <w:p w14:paraId="44785176" w14:textId="77777777" w:rsidR="00B47BAB" w:rsidRDefault="00F61976" w:rsidP="00F82D87">
            <w:pPr>
              <w:jc w:val="center"/>
              <w:rPr>
                <w:rFonts w:ascii="Times New Roman" w:hAnsi="Times New Roman" w:cs="Times New Roman"/>
              </w:rPr>
            </w:pPr>
            <w:r>
              <w:rPr>
                <w:rFonts w:ascii="Times New Roman" w:hAnsi="Times New Roman" w:cs="Times New Roman"/>
              </w:rPr>
              <w:t>SN2/</w:t>
            </w:r>
            <w:r w:rsidR="00B47BAB">
              <w:rPr>
                <w:rFonts w:ascii="Times New Roman" w:hAnsi="Times New Roman" w:cs="Times New Roman"/>
              </w:rPr>
              <w:t>6V</w:t>
            </w:r>
          </w:p>
        </w:tc>
        <w:tc>
          <w:tcPr>
            <w:tcW w:w="2338" w:type="dxa"/>
          </w:tcPr>
          <w:p w14:paraId="56DA049E" w14:textId="77777777" w:rsidR="00B47BAB" w:rsidRDefault="00B47BAB" w:rsidP="00F82D87">
            <w:pPr>
              <w:jc w:val="center"/>
              <w:rPr>
                <w:rFonts w:ascii="Times New Roman" w:hAnsi="Times New Roman" w:cs="Times New Roman"/>
              </w:rPr>
            </w:pPr>
            <w:r>
              <w:rPr>
                <w:rFonts w:ascii="Times New Roman" w:hAnsi="Times New Roman" w:cs="Times New Roman"/>
              </w:rPr>
              <w:t>Pin2, MUX I2</w:t>
            </w:r>
          </w:p>
        </w:tc>
        <w:tc>
          <w:tcPr>
            <w:tcW w:w="2338" w:type="dxa"/>
            <w:vMerge/>
          </w:tcPr>
          <w:p w14:paraId="04EFF8B2" w14:textId="77777777" w:rsidR="00B47BAB" w:rsidRDefault="00B47BAB" w:rsidP="00F82D87">
            <w:pPr>
              <w:jc w:val="center"/>
              <w:rPr>
                <w:rFonts w:ascii="Times New Roman" w:hAnsi="Times New Roman" w:cs="Times New Roman"/>
              </w:rPr>
            </w:pPr>
          </w:p>
        </w:tc>
      </w:tr>
      <w:tr w:rsidR="00366902" w14:paraId="6D539BF3" w14:textId="77777777" w:rsidTr="00F82D87">
        <w:tc>
          <w:tcPr>
            <w:tcW w:w="2337" w:type="dxa"/>
            <w:vMerge/>
          </w:tcPr>
          <w:p w14:paraId="60E5C87C" w14:textId="77777777" w:rsidR="00366902" w:rsidRDefault="00366902" w:rsidP="00366902">
            <w:pPr>
              <w:jc w:val="center"/>
              <w:rPr>
                <w:rFonts w:ascii="Times New Roman" w:hAnsi="Times New Roman" w:cs="Times New Roman"/>
              </w:rPr>
            </w:pPr>
          </w:p>
        </w:tc>
        <w:tc>
          <w:tcPr>
            <w:tcW w:w="2337" w:type="dxa"/>
          </w:tcPr>
          <w:p w14:paraId="6A4924E5" w14:textId="77777777" w:rsidR="00366902" w:rsidRDefault="00B47BAB" w:rsidP="00366902">
            <w:pPr>
              <w:jc w:val="center"/>
              <w:rPr>
                <w:rFonts w:ascii="Times New Roman" w:hAnsi="Times New Roman" w:cs="Times New Roman"/>
              </w:rPr>
            </w:pPr>
            <w:r>
              <w:rPr>
                <w:rFonts w:ascii="Times New Roman" w:hAnsi="Times New Roman" w:cs="Times New Roman"/>
              </w:rPr>
              <w:t>VCC</w:t>
            </w:r>
          </w:p>
        </w:tc>
        <w:tc>
          <w:tcPr>
            <w:tcW w:w="2338" w:type="dxa"/>
          </w:tcPr>
          <w:p w14:paraId="13195BF5" w14:textId="77777777" w:rsidR="00366902" w:rsidRDefault="00B47BAB" w:rsidP="00366902">
            <w:pPr>
              <w:jc w:val="center"/>
              <w:rPr>
                <w:rFonts w:ascii="Times New Roman" w:hAnsi="Times New Roman" w:cs="Times New Roman"/>
              </w:rPr>
            </w:pPr>
            <w:r>
              <w:rPr>
                <w:rFonts w:ascii="Times New Roman" w:hAnsi="Times New Roman" w:cs="Times New Roman"/>
              </w:rPr>
              <w:t>5V</w:t>
            </w:r>
          </w:p>
        </w:tc>
        <w:tc>
          <w:tcPr>
            <w:tcW w:w="2338" w:type="dxa"/>
          </w:tcPr>
          <w:p w14:paraId="4EE975A8" w14:textId="77777777" w:rsidR="00366902" w:rsidRDefault="00366902" w:rsidP="00366902">
            <w:pPr>
              <w:jc w:val="center"/>
              <w:rPr>
                <w:rFonts w:ascii="Times New Roman" w:hAnsi="Times New Roman" w:cs="Times New Roman"/>
              </w:rPr>
            </w:pPr>
          </w:p>
        </w:tc>
      </w:tr>
      <w:tr w:rsidR="00366902" w14:paraId="35B12DC9" w14:textId="77777777" w:rsidTr="00F82D87">
        <w:tc>
          <w:tcPr>
            <w:tcW w:w="2337" w:type="dxa"/>
            <w:vMerge/>
          </w:tcPr>
          <w:p w14:paraId="3B92A506" w14:textId="77777777" w:rsidR="00366902" w:rsidRDefault="00366902" w:rsidP="00366902">
            <w:pPr>
              <w:jc w:val="center"/>
              <w:rPr>
                <w:rFonts w:ascii="Times New Roman" w:hAnsi="Times New Roman" w:cs="Times New Roman"/>
              </w:rPr>
            </w:pPr>
          </w:p>
        </w:tc>
        <w:tc>
          <w:tcPr>
            <w:tcW w:w="2337" w:type="dxa"/>
          </w:tcPr>
          <w:p w14:paraId="03D1B8D1" w14:textId="77777777" w:rsidR="00366902" w:rsidRDefault="00B47BAB" w:rsidP="00366902">
            <w:pPr>
              <w:jc w:val="center"/>
              <w:rPr>
                <w:rFonts w:ascii="Times New Roman" w:hAnsi="Times New Roman" w:cs="Times New Roman"/>
              </w:rPr>
            </w:pPr>
            <w:r>
              <w:rPr>
                <w:rFonts w:ascii="Times New Roman" w:hAnsi="Times New Roman" w:cs="Times New Roman"/>
              </w:rPr>
              <w:t>GND</w:t>
            </w:r>
          </w:p>
        </w:tc>
        <w:tc>
          <w:tcPr>
            <w:tcW w:w="2338" w:type="dxa"/>
          </w:tcPr>
          <w:p w14:paraId="1FABD10A" w14:textId="77777777" w:rsidR="00366902" w:rsidRDefault="00B47BAB" w:rsidP="00366902">
            <w:pPr>
              <w:jc w:val="center"/>
              <w:rPr>
                <w:rFonts w:ascii="Times New Roman" w:hAnsi="Times New Roman" w:cs="Times New Roman"/>
              </w:rPr>
            </w:pPr>
            <w:r>
              <w:rPr>
                <w:rFonts w:ascii="Times New Roman" w:hAnsi="Times New Roman" w:cs="Times New Roman"/>
              </w:rPr>
              <w:t>GND</w:t>
            </w:r>
          </w:p>
        </w:tc>
        <w:tc>
          <w:tcPr>
            <w:tcW w:w="2338" w:type="dxa"/>
          </w:tcPr>
          <w:p w14:paraId="1D7F3F6E" w14:textId="77777777" w:rsidR="00366902" w:rsidRDefault="00366902" w:rsidP="00366902">
            <w:pPr>
              <w:jc w:val="center"/>
              <w:rPr>
                <w:rFonts w:ascii="Times New Roman" w:hAnsi="Times New Roman" w:cs="Times New Roman"/>
              </w:rPr>
            </w:pPr>
          </w:p>
        </w:tc>
      </w:tr>
      <w:tr w:rsidR="00192568" w14:paraId="5D7A1204" w14:textId="77777777" w:rsidTr="00F82D87">
        <w:tc>
          <w:tcPr>
            <w:tcW w:w="2337" w:type="dxa"/>
            <w:vMerge w:val="restart"/>
          </w:tcPr>
          <w:p w14:paraId="69365527" w14:textId="77777777" w:rsidR="00192568" w:rsidRDefault="00192568" w:rsidP="00366902">
            <w:pPr>
              <w:jc w:val="center"/>
              <w:rPr>
                <w:rFonts w:ascii="Times New Roman" w:hAnsi="Times New Roman" w:cs="Times New Roman"/>
              </w:rPr>
            </w:pPr>
          </w:p>
          <w:p w14:paraId="646DB0E7" w14:textId="77777777" w:rsidR="00192568" w:rsidRDefault="00192568" w:rsidP="00366902">
            <w:pPr>
              <w:jc w:val="center"/>
              <w:rPr>
                <w:rFonts w:ascii="Times New Roman" w:hAnsi="Times New Roman" w:cs="Times New Roman"/>
              </w:rPr>
            </w:pPr>
          </w:p>
          <w:p w14:paraId="5F2871CC" w14:textId="77777777" w:rsidR="00192568" w:rsidRDefault="00192568" w:rsidP="00366902">
            <w:pPr>
              <w:jc w:val="center"/>
              <w:rPr>
                <w:rFonts w:ascii="Times New Roman" w:hAnsi="Times New Roman" w:cs="Times New Roman"/>
              </w:rPr>
            </w:pPr>
          </w:p>
          <w:p w14:paraId="2DA27DD2" w14:textId="77777777" w:rsidR="00192568" w:rsidRDefault="00192568" w:rsidP="00366902">
            <w:pPr>
              <w:jc w:val="center"/>
              <w:rPr>
                <w:rFonts w:ascii="Times New Roman" w:hAnsi="Times New Roman" w:cs="Times New Roman"/>
              </w:rPr>
            </w:pPr>
          </w:p>
          <w:p w14:paraId="4DC1AB8B" w14:textId="77777777" w:rsidR="00192568" w:rsidRDefault="00192568" w:rsidP="00366902">
            <w:pPr>
              <w:jc w:val="center"/>
              <w:rPr>
                <w:rFonts w:ascii="Times New Roman" w:hAnsi="Times New Roman" w:cs="Times New Roman"/>
              </w:rPr>
            </w:pPr>
          </w:p>
          <w:p w14:paraId="19DECD90" w14:textId="77777777" w:rsidR="00192568" w:rsidRDefault="00192568" w:rsidP="00366902">
            <w:pPr>
              <w:jc w:val="center"/>
              <w:rPr>
                <w:rFonts w:ascii="Times New Roman" w:hAnsi="Times New Roman" w:cs="Times New Roman"/>
              </w:rPr>
            </w:pPr>
            <w:r>
              <w:rPr>
                <w:rFonts w:ascii="Times New Roman" w:hAnsi="Times New Roman" w:cs="Times New Roman"/>
              </w:rPr>
              <w:t>SN74LS151 8-input Multiplexer</w:t>
            </w:r>
          </w:p>
        </w:tc>
        <w:tc>
          <w:tcPr>
            <w:tcW w:w="2337" w:type="dxa"/>
          </w:tcPr>
          <w:p w14:paraId="1380CD87" w14:textId="77777777" w:rsidR="00192568" w:rsidRDefault="00192568" w:rsidP="00366902">
            <w:pPr>
              <w:jc w:val="center"/>
              <w:rPr>
                <w:rFonts w:ascii="Times New Roman" w:hAnsi="Times New Roman" w:cs="Times New Roman"/>
              </w:rPr>
            </w:pPr>
            <w:r>
              <w:rPr>
                <w:rFonts w:ascii="Times New Roman" w:hAnsi="Times New Roman" w:cs="Times New Roman"/>
              </w:rPr>
              <w:t>Pin1, I3 input</w:t>
            </w:r>
          </w:p>
        </w:tc>
        <w:tc>
          <w:tcPr>
            <w:tcW w:w="2338" w:type="dxa"/>
          </w:tcPr>
          <w:p w14:paraId="4F598112" w14:textId="77777777" w:rsidR="00192568" w:rsidRDefault="00CD65C6" w:rsidP="00F61976">
            <w:pPr>
              <w:jc w:val="center"/>
              <w:rPr>
                <w:rFonts w:ascii="Times New Roman" w:hAnsi="Times New Roman" w:cs="Times New Roman"/>
              </w:rPr>
            </w:pPr>
            <w:r>
              <w:rPr>
                <w:rFonts w:ascii="Times New Roman" w:hAnsi="Times New Roman" w:cs="Times New Roman"/>
              </w:rPr>
              <w:t>Alphasense SN2</w:t>
            </w:r>
            <w:r w:rsidR="00F61976">
              <w:rPr>
                <w:rFonts w:ascii="Times New Roman" w:hAnsi="Times New Roman" w:cs="Times New Roman"/>
              </w:rPr>
              <w:t>/</w:t>
            </w:r>
            <w:r>
              <w:rPr>
                <w:rFonts w:ascii="Times New Roman" w:hAnsi="Times New Roman" w:cs="Times New Roman"/>
              </w:rPr>
              <w:t>GND</w:t>
            </w:r>
          </w:p>
        </w:tc>
        <w:tc>
          <w:tcPr>
            <w:tcW w:w="2338" w:type="dxa"/>
          </w:tcPr>
          <w:p w14:paraId="37B95EE4" w14:textId="77777777" w:rsidR="00192568" w:rsidRDefault="00D546C4" w:rsidP="00366902">
            <w:pPr>
              <w:jc w:val="center"/>
              <w:rPr>
                <w:rFonts w:ascii="Times New Roman" w:hAnsi="Times New Roman" w:cs="Times New Roman"/>
              </w:rPr>
            </w:pPr>
            <w:r>
              <w:rPr>
                <w:rFonts w:ascii="Times New Roman" w:hAnsi="Times New Roman" w:cs="Times New Roman"/>
              </w:rPr>
              <w:t>WorkO3</w:t>
            </w:r>
          </w:p>
        </w:tc>
      </w:tr>
      <w:tr w:rsidR="00192568" w14:paraId="7E990D17" w14:textId="77777777" w:rsidTr="00F82D87">
        <w:tc>
          <w:tcPr>
            <w:tcW w:w="2337" w:type="dxa"/>
            <w:vMerge/>
          </w:tcPr>
          <w:p w14:paraId="2F11FE58" w14:textId="77777777" w:rsidR="00192568" w:rsidRDefault="00192568" w:rsidP="00366902">
            <w:pPr>
              <w:jc w:val="center"/>
              <w:rPr>
                <w:rFonts w:ascii="Times New Roman" w:hAnsi="Times New Roman" w:cs="Times New Roman"/>
              </w:rPr>
            </w:pPr>
          </w:p>
        </w:tc>
        <w:tc>
          <w:tcPr>
            <w:tcW w:w="2337" w:type="dxa"/>
          </w:tcPr>
          <w:p w14:paraId="6057361B" w14:textId="77777777" w:rsidR="00192568" w:rsidRDefault="00192568" w:rsidP="00366902">
            <w:pPr>
              <w:jc w:val="center"/>
              <w:rPr>
                <w:rFonts w:ascii="Times New Roman" w:hAnsi="Times New Roman" w:cs="Times New Roman"/>
              </w:rPr>
            </w:pPr>
            <w:r>
              <w:rPr>
                <w:rFonts w:ascii="Times New Roman" w:hAnsi="Times New Roman" w:cs="Times New Roman"/>
              </w:rPr>
              <w:t>Pin2, I2 input</w:t>
            </w:r>
          </w:p>
        </w:tc>
        <w:tc>
          <w:tcPr>
            <w:tcW w:w="2338" w:type="dxa"/>
          </w:tcPr>
          <w:p w14:paraId="0CC3963C" w14:textId="77777777" w:rsidR="00192568" w:rsidRDefault="00CD65C6" w:rsidP="00F61976">
            <w:pPr>
              <w:jc w:val="center"/>
              <w:rPr>
                <w:rFonts w:ascii="Times New Roman" w:hAnsi="Times New Roman" w:cs="Times New Roman"/>
              </w:rPr>
            </w:pPr>
            <w:r>
              <w:rPr>
                <w:rFonts w:ascii="Times New Roman" w:hAnsi="Times New Roman" w:cs="Times New Roman"/>
              </w:rPr>
              <w:t>Alphasense SN2</w:t>
            </w:r>
            <w:r w:rsidR="00F61976">
              <w:rPr>
                <w:rFonts w:ascii="Times New Roman" w:hAnsi="Times New Roman" w:cs="Times New Roman"/>
              </w:rPr>
              <w:t>/</w:t>
            </w:r>
            <w:r>
              <w:rPr>
                <w:rFonts w:ascii="Times New Roman" w:hAnsi="Times New Roman" w:cs="Times New Roman"/>
              </w:rPr>
              <w:t>6V</w:t>
            </w:r>
          </w:p>
        </w:tc>
        <w:tc>
          <w:tcPr>
            <w:tcW w:w="2338" w:type="dxa"/>
          </w:tcPr>
          <w:p w14:paraId="466728E7" w14:textId="77777777" w:rsidR="00192568" w:rsidRDefault="00D546C4" w:rsidP="00366902">
            <w:pPr>
              <w:jc w:val="center"/>
              <w:rPr>
                <w:rFonts w:ascii="Times New Roman" w:hAnsi="Times New Roman" w:cs="Times New Roman"/>
              </w:rPr>
            </w:pPr>
            <w:r>
              <w:rPr>
                <w:rFonts w:ascii="Times New Roman" w:hAnsi="Times New Roman" w:cs="Times New Roman"/>
              </w:rPr>
              <w:t>AuxO3</w:t>
            </w:r>
          </w:p>
        </w:tc>
      </w:tr>
      <w:tr w:rsidR="00192568" w14:paraId="5BCF78B1" w14:textId="77777777" w:rsidTr="00F82D87">
        <w:tc>
          <w:tcPr>
            <w:tcW w:w="2337" w:type="dxa"/>
            <w:vMerge/>
          </w:tcPr>
          <w:p w14:paraId="50983021" w14:textId="77777777" w:rsidR="00192568" w:rsidRDefault="00192568" w:rsidP="00366902">
            <w:pPr>
              <w:jc w:val="center"/>
              <w:rPr>
                <w:rFonts w:ascii="Times New Roman" w:hAnsi="Times New Roman" w:cs="Times New Roman"/>
              </w:rPr>
            </w:pPr>
          </w:p>
        </w:tc>
        <w:tc>
          <w:tcPr>
            <w:tcW w:w="2337" w:type="dxa"/>
          </w:tcPr>
          <w:p w14:paraId="797B36BB" w14:textId="77777777" w:rsidR="00192568" w:rsidRDefault="00192568" w:rsidP="00366902">
            <w:pPr>
              <w:jc w:val="center"/>
              <w:rPr>
                <w:rFonts w:ascii="Times New Roman" w:hAnsi="Times New Roman" w:cs="Times New Roman"/>
              </w:rPr>
            </w:pPr>
            <w:r>
              <w:rPr>
                <w:rFonts w:ascii="Times New Roman" w:hAnsi="Times New Roman" w:cs="Times New Roman"/>
              </w:rPr>
              <w:t>Pin3, I1 input</w:t>
            </w:r>
          </w:p>
        </w:tc>
        <w:tc>
          <w:tcPr>
            <w:tcW w:w="2338" w:type="dxa"/>
          </w:tcPr>
          <w:p w14:paraId="06EF8E7C" w14:textId="77777777" w:rsidR="00192568" w:rsidRDefault="00CD65C6" w:rsidP="00F61976">
            <w:pPr>
              <w:jc w:val="center"/>
              <w:rPr>
                <w:rFonts w:ascii="Times New Roman" w:hAnsi="Times New Roman" w:cs="Times New Roman"/>
              </w:rPr>
            </w:pPr>
            <w:r>
              <w:rPr>
                <w:rFonts w:ascii="Times New Roman" w:hAnsi="Times New Roman" w:cs="Times New Roman"/>
              </w:rPr>
              <w:t>Alphasense SN1</w:t>
            </w:r>
            <w:r w:rsidR="00F61976">
              <w:rPr>
                <w:rFonts w:ascii="Times New Roman" w:hAnsi="Times New Roman" w:cs="Times New Roman"/>
              </w:rPr>
              <w:t>/</w:t>
            </w:r>
            <w:r>
              <w:rPr>
                <w:rFonts w:ascii="Times New Roman" w:hAnsi="Times New Roman" w:cs="Times New Roman"/>
              </w:rPr>
              <w:t>GND</w:t>
            </w:r>
          </w:p>
        </w:tc>
        <w:tc>
          <w:tcPr>
            <w:tcW w:w="2338" w:type="dxa"/>
          </w:tcPr>
          <w:p w14:paraId="2F39E9EA" w14:textId="77777777" w:rsidR="00192568" w:rsidRDefault="00D546C4" w:rsidP="00366902">
            <w:pPr>
              <w:jc w:val="center"/>
              <w:rPr>
                <w:rFonts w:ascii="Times New Roman" w:hAnsi="Times New Roman" w:cs="Times New Roman"/>
              </w:rPr>
            </w:pPr>
            <w:r>
              <w:rPr>
                <w:rFonts w:ascii="Times New Roman" w:hAnsi="Times New Roman" w:cs="Times New Roman"/>
              </w:rPr>
              <w:t>WorkNO2</w:t>
            </w:r>
          </w:p>
        </w:tc>
      </w:tr>
      <w:tr w:rsidR="00192568" w14:paraId="4536BACF" w14:textId="77777777" w:rsidTr="00F82D87">
        <w:tc>
          <w:tcPr>
            <w:tcW w:w="2337" w:type="dxa"/>
            <w:vMerge/>
          </w:tcPr>
          <w:p w14:paraId="41561177" w14:textId="77777777" w:rsidR="00192568" w:rsidRDefault="00192568" w:rsidP="00366902">
            <w:pPr>
              <w:jc w:val="center"/>
              <w:rPr>
                <w:rFonts w:ascii="Times New Roman" w:hAnsi="Times New Roman" w:cs="Times New Roman"/>
              </w:rPr>
            </w:pPr>
          </w:p>
        </w:tc>
        <w:tc>
          <w:tcPr>
            <w:tcW w:w="2337" w:type="dxa"/>
          </w:tcPr>
          <w:p w14:paraId="1DE8E30A" w14:textId="77777777" w:rsidR="00192568" w:rsidRDefault="00CD65C6" w:rsidP="00366902">
            <w:pPr>
              <w:jc w:val="center"/>
              <w:rPr>
                <w:rFonts w:ascii="Times New Roman" w:hAnsi="Times New Roman" w:cs="Times New Roman"/>
              </w:rPr>
            </w:pPr>
            <w:r>
              <w:rPr>
                <w:rFonts w:ascii="Times New Roman" w:hAnsi="Times New Roman" w:cs="Times New Roman"/>
              </w:rPr>
              <w:t>Pin4, I0</w:t>
            </w:r>
            <w:r w:rsidR="00192568">
              <w:rPr>
                <w:rFonts w:ascii="Times New Roman" w:hAnsi="Times New Roman" w:cs="Times New Roman"/>
              </w:rPr>
              <w:t xml:space="preserve"> input</w:t>
            </w:r>
          </w:p>
        </w:tc>
        <w:tc>
          <w:tcPr>
            <w:tcW w:w="2338" w:type="dxa"/>
          </w:tcPr>
          <w:p w14:paraId="0A5AC430" w14:textId="77777777" w:rsidR="00192568" w:rsidRDefault="00CD65C6" w:rsidP="00F61976">
            <w:pPr>
              <w:jc w:val="center"/>
              <w:rPr>
                <w:rFonts w:ascii="Times New Roman" w:hAnsi="Times New Roman" w:cs="Times New Roman"/>
              </w:rPr>
            </w:pPr>
            <w:r>
              <w:rPr>
                <w:rFonts w:ascii="Times New Roman" w:hAnsi="Times New Roman" w:cs="Times New Roman"/>
              </w:rPr>
              <w:t>Alphasense SN1</w:t>
            </w:r>
            <w:r w:rsidR="00F61976">
              <w:rPr>
                <w:rFonts w:ascii="Times New Roman" w:hAnsi="Times New Roman" w:cs="Times New Roman"/>
              </w:rPr>
              <w:t>/</w:t>
            </w:r>
            <w:r>
              <w:rPr>
                <w:rFonts w:ascii="Times New Roman" w:hAnsi="Times New Roman" w:cs="Times New Roman"/>
              </w:rPr>
              <w:t>6V</w:t>
            </w:r>
          </w:p>
        </w:tc>
        <w:tc>
          <w:tcPr>
            <w:tcW w:w="2338" w:type="dxa"/>
          </w:tcPr>
          <w:p w14:paraId="572518D6" w14:textId="77777777" w:rsidR="00192568" w:rsidRDefault="00D546C4" w:rsidP="00366902">
            <w:pPr>
              <w:jc w:val="center"/>
              <w:rPr>
                <w:rFonts w:ascii="Times New Roman" w:hAnsi="Times New Roman" w:cs="Times New Roman"/>
              </w:rPr>
            </w:pPr>
            <w:r>
              <w:rPr>
                <w:rFonts w:ascii="Times New Roman" w:hAnsi="Times New Roman" w:cs="Times New Roman"/>
              </w:rPr>
              <w:t>AuxNO2</w:t>
            </w:r>
          </w:p>
        </w:tc>
      </w:tr>
      <w:tr w:rsidR="00192568" w14:paraId="412DEDF2" w14:textId="77777777" w:rsidTr="00F82D87">
        <w:tc>
          <w:tcPr>
            <w:tcW w:w="2337" w:type="dxa"/>
            <w:vMerge/>
          </w:tcPr>
          <w:p w14:paraId="5FA974B5" w14:textId="77777777" w:rsidR="00192568" w:rsidRDefault="00192568" w:rsidP="00366902">
            <w:pPr>
              <w:jc w:val="center"/>
              <w:rPr>
                <w:rFonts w:ascii="Times New Roman" w:hAnsi="Times New Roman" w:cs="Times New Roman"/>
              </w:rPr>
            </w:pPr>
          </w:p>
        </w:tc>
        <w:tc>
          <w:tcPr>
            <w:tcW w:w="2337" w:type="dxa"/>
          </w:tcPr>
          <w:p w14:paraId="02EF37F9" w14:textId="77777777" w:rsidR="00192568" w:rsidRDefault="00192568" w:rsidP="00366902">
            <w:pPr>
              <w:jc w:val="center"/>
              <w:rPr>
                <w:rFonts w:ascii="Times New Roman" w:hAnsi="Times New Roman" w:cs="Times New Roman"/>
              </w:rPr>
            </w:pPr>
            <w:r>
              <w:rPr>
                <w:rFonts w:ascii="Times New Roman" w:hAnsi="Times New Roman" w:cs="Times New Roman"/>
              </w:rPr>
              <w:t>Pin5, Z output</w:t>
            </w:r>
          </w:p>
        </w:tc>
        <w:tc>
          <w:tcPr>
            <w:tcW w:w="2338" w:type="dxa"/>
          </w:tcPr>
          <w:p w14:paraId="2E42F45F" w14:textId="77777777" w:rsidR="00192568" w:rsidRDefault="00CD65C6" w:rsidP="00366902">
            <w:pPr>
              <w:jc w:val="center"/>
              <w:rPr>
                <w:rFonts w:ascii="Times New Roman" w:hAnsi="Times New Roman" w:cs="Times New Roman"/>
              </w:rPr>
            </w:pPr>
            <w:r>
              <w:rPr>
                <w:rFonts w:ascii="Times New Roman" w:hAnsi="Times New Roman" w:cs="Times New Roman"/>
              </w:rPr>
              <w:t>A1</w:t>
            </w:r>
          </w:p>
        </w:tc>
        <w:tc>
          <w:tcPr>
            <w:tcW w:w="2338" w:type="dxa"/>
          </w:tcPr>
          <w:p w14:paraId="59A59ABB" w14:textId="77777777" w:rsidR="00192568" w:rsidRDefault="00192568" w:rsidP="00366902">
            <w:pPr>
              <w:jc w:val="center"/>
              <w:rPr>
                <w:rFonts w:ascii="Times New Roman" w:hAnsi="Times New Roman" w:cs="Times New Roman"/>
              </w:rPr>
            </w:pPr>
          </w:p>
        </w:tc>
      </w:tr>
      <w:tr w:rsidR="00192568" w14:paraId="0B9AD636" w14:textId="77777777" w:rsidTr="00F82D87">
        <w:tc>
          <w:tcPr>
            <w:tcW w:w="2337" w:type="dxa"/>
            <w:vMerge/>
          </w:tcPr>
          <w:p w14:paraId="1A0E39FA" w14:textId="77777777" w:rsidR="00192568" w:rsidRDefault="00192568" w:rsidP="00366902">
            <w:pPr>
              <w:jc w:val="center"/>
              <w:rPr>
                <w:rFonts w:ascii="Times New Roman" w:hAnsi="Times New Roman" w:cs="Times New Roman"/>
              </w:rPr>
            </w:pPr>
          </w:p>
        </w:tc>
        <w:tc>
          <w:tcPr>
            <w:tcW w:w="2337" w:type="dxa"/>
          </w:tcPr>
          <w:p w14:paraId="2ED2F63A" w14:textId="77777777" w:rsidR="00192568" w:rsidRDefault="00192568" w:rsidP="00366902">
            <w:pPr>
              <w:jc w:val="center"/>
              <w:rPr>
                <w:rFonts w:ascii="Times New Roman" w:hAnsi="Times New Roman" w:cs="Times New Roman"/>
              </w:rPr>
            </w:pPr>
            <w:r>
              <w:rPr>
                <w:rFonts w:ascii="Times New Roman" w:hAnsi="Times New Roman" w:cs="Times New Roman"/>
              </w:rPr>
              <w:t>Pin7, E enable</w:t>
            </w:r>
          </w:p>
        </w:tc>
        <w:tc>
          <w:tcPr>
            <w:tcW w:w="2338" w:type="dxa"/>
          </w:tcPr>
          <w:p w14:paraId="6E3CD0B4" w14:textId="77777777" w:rsidR="00192568" w:rsidRDefault="00CD65C6" w:rsidP="00366902">
            <w:pPr>
              <w:jc w:val="center"/>
              <w:rPr>
                <w:rFonts w:ascii="Times New Roman" w:hAnsi="Times New Roman" w:cs="Times New Roman"/>
              </w:rPr>
            </w:pPr>
            <w:r>
              <w:rPr>
                <w:rFonts w:ascii="Times New Roman" w:hAnsi="Times New Roman" w:cs="Times New Roman"/>
              </w:rPr>
              <w:t>GND</w:t>
            </w:r>
          </w:p>
        </w:tc>
        <w:tc>
          <w:tcPr>
            <w:tcW w:w="2338" w:type="dxa"/>
          </w:tcPr>
          <w:p w14:paraId="2E1F8E17" w14:textId="77777777" w:rsidR="00192568" w:rsidRDefault="00192568" w:rsidP="00366902">
            <w:pPr>
              <w:jc w:val="center"/>
              <w:rPr>
                <w:rFonts w:ascii="Times New Roman" w:hAnsi="Times New Roman" w:cs="Times New Roman"/>
              </w:rPr>
            </w:pPr>
          </w:p>
        </w:tc>
      </w:tr>
      <w:tr w:rsidR="00192568" w14:paraId="09EE4444" w14:textId="77777777" w:rsidTr="00F82D87">
        <w:tc>
          <w:tcPr>
            <w:tcW w:w="2337" w:type="dxa"/>
            <w:vMerge/>
          </w:tcPr>
          <w:p w14:paraId="4E187E87" w14:textId="77777777" w:rsidR="00192568" w:rsidRDefault="00192568" w:rsidP="00366902">
            <w:pPr>
              <w:jc w:val="center"/>
              <w:rPr>
                <w:rFonts w:ascii="Times New Roman" w:hAnsi="Times New Roman" w:cs="Times New Roman"/>
              </w:rPr>
            </w:pPr>
          </w:p>
        </w:tc>
        <w:tc>
          <w:tcPr>
            <w:tcW w:w="2337" w:type="dxa"/>
          </w:tcPr>
          <w:p w14:paraId="1CBAE1A1" w14:textId="77777777" w:rsidR="00192568" w:rsidRDefault="00192568" w:rsidP="00366902">
            <w:pPr>
              <w:jc w:val="center"/>
              <w:rPr>
                <w:rFonts w:ascii="Times New Roman" w:hAnsi="Times New Roman" w:cs="Times New Roman"/>
              </w:rPr>
            </w:pPr>
            <w:r>
              <w:rPr>
                <w:rFonts w:ascii="Times New Roman" w:hAnsi="Times New Roman" w:cs="Times New Roman"/>
              </w:rPr>
              <w:t>Pin8, GND</w:t>
            </w:r>
          </w:p>
        </w:tc>
        <w:tc>
          <w:tcPr>
            <w:tcW w:w="2338" w:type="dxa"/>
          </w:tcPr>
          <w:p w14:paraId="486E9622" w14:textId="77777777" w:rsidR="00192568" w:rsidRDefault="00192568" w:rsidP="00366902">
            <w:pPr>
              <w:jc w:val="center"/>
              <w:rPr>
                <w:rFonts w:ascii="Times New Roman" w:hAnsi="Times New Roman" w:cs="Times New Roman"/>
              </w:rPr>
            </w:pPr>
            <w:r>
              <w:rPr>
                <w:rFonts w:ascii="Times New Roman" w:hAnsi="Times New Roman" w:cs="Times New Roman"/>
              </w:rPr>
              <w:t>GND</w:t>
            </w:r>
          </w:p>
        </w:tc>
        <w:tc>
          <w:tcPr>
            <w:tcW w:w="2338" w:type="dxa"/>
          </w:tcPr>
          <w:p w14:paraId="55827C7A" w14:textId="77777777" w:rsidR="00192568" w:rsidRDefault="00192568" w:rsidP="00366902">
            <w:pPr>
              <w:jc w:val="center"/>
              <w:rPr>
                <w:rFonts w:ascii="Times New Roman" w:hAnsi="Times New Roman" w:cs="Times New Roman"/>
              </w:rPr>
            </w:pPr>
          </w:p>
        </w:tc>
      </w:tr>
      <w:tr w:rsidR="00192568" w14:paraId="2F77E65D" w14:textId="77777777" w:rsidTr="00F82D87">
        <w:tc>
          <w:tcPr>
            <w:tcW w:w="2337" w:type="dxa"/>
            <w:vMerge/>
          </w:tcPr>
          <w:p w14:paraId="14BDA66B" w14:textId="77777777" w:rsidR="00192568" w:rsidRDefault="00192568" w:rsidP="00366902">
            <w:pPr>
              <w:jc w:val="center"/>
              <w:rPr>
                <w:rFonts w:ascii="Times New Roman" w:hAnsi="Times New Roman" w:cs="Times New Roman"/>
              </w:rPr>
            </w:pPr>
          </w:p>
        </w:tc>
        <w:tc>
          <w:tcPr>
            <w:tcW w:w="2337" w:type="dxa"/>
          </w:tcPr>
          <w:p w14:paraId="4AA615CF" w14:textId="77777777" w:rsidR="00192568" w:rsidRDefault="00192568" w:rsidP="00366902">
            <w:pPr>
              <w:jc w:val="center"/>
              <w:rPr>
                <w:rFonts w:ascii="Times New Roman" w:hAnsi="Times New Roman" w:cs="Times New Roman"/>
              </w:rPr>
            </w:pPr>
            <w:r>
              <w:rPr>
                <w:rFonts w:ascii="Times New Roman" w:hAnsi="Times New Roman" w:cs="Times New Roman"/>
              </w:rPr>
              <w:t>Pin 9, S2 select</w:t>
            </w:r>
          </w:p>
        </w:tc>
        <w:tc>
          <w:tcPr>
            <w:tcW w:w="2338" w:type="dxa"/>
          </w:tcPr>
          <w:p w14:paraId="609F9637" w14:textId="77777777" w:rsidR="00192568" w:rsidRDefault="00192568" w:rsidP="00366902">
            <w:pPr>
              <w:jc w:val="center"/>
              <w:rPr>
                <w:rFonts w:ascii="Times New Roman" w:hAnsi="Times New Roman" w:cs="Times New Roman"/>
              </w:rPr>
            </w:pPr>
            <w:r>
              <w:rPr>
                <w:rFonts w:ascii="Times New Roman" w:hAnsi="Times New Roman" w:cs="Times New Roman"/>
              </w:rPr>
              <w:t>GND</w:t>
            </w:r>
          </w:p>
        </w:tc>
        <w:tc>
          <w:tcPr>
            <w:tcW w:w="2338" w:type="dxa"/>
          </w:tcPr>
          <w:p w14:paraId="6552AB06" w14:textId="77777777" w:rsidR="00192568" w:rsidRDefault="00192568" w:rsidP="00366902">
            <w:pPr>
              <w:jc w:val="center"/>
              <w:rPr>
                <w:rFonts w:ascii="Times New Roman" w:hAnsi="Times New Roman" w:cs="Times New Roman"/>
              </w:rPr>
            </w:pPr>
          </w:p>
        </w:tc>
      </w:tr>
      <w:tr w:rsidR="00BB1A75" w14:paraId="68A8B576" w14:textId="77777777" w:rsidTr="00F82D87">
        <w:tc>
          <w:tcPr>
            <w:tcW w:w="2337" w:type="dxa"/>
            <w:vMerge/>
          </w:tcPr>
          <w:p w14:paraId="25CD47D1" w14:textId="77777777" w:rsidR="00BB1A75" w:rsidRDefault="00BB1A75" w:rsidP="00366902">
            <w:pPr>
              <w:jc w:val="center"/>
              <w:rPr>
                <w:rFonts w:ascii="Times New Roman" w:hAnsi="Times New Roman" w:cs="Times New Roman"/>
              </w:rPr>
            </w:pPr>
          </w:p>
        </w:tc>
        <w:tc>
          <w:tcPr>
            <w:tcW w:w="2337" w:type="dxa"/>
          </w:tcPr>
          <w:p w14:paraId="4F48E216" w14:textId="77777777" w:rsidR="00BB1A75" w:rsidRDefault="00BB1A75" w:rsidP="00366902">
            <w:pPr>
              <w:jc w:val="center"/>
              <w:rPr>
                <w:rFonts w:ascii="Times New Roman" w:hAnsi="Times New Roman" w:cs="Times New Roman"/>
              </w:rPr>
            </w:pPr>
            <w:r>
              <w:rPr>
                <w:rFonts w:ascii="Times New Roman" w:hAnsi="Times New Roman" w:cs="Times New Roman"/>
              </w:rPr>
              <w:t>Pin10, S1 select</w:t>
            </w:r>
          </w:p>
        </w:tc>
        <w:tc>
          <w:tcPr>
            <w:tcW w:w="2338" w:type="dxa"/>
          </w:tcPr>
          <w:p w14:paraId="3A163292" w14:textId="77777777" w:rsidR="00BB1A75" w:rsidRDefault="00BB1A75" w:rsidP="00366902">
            <w:pPr>
              <w:jc w:val="center"/>
              <w:rPr>
                <w:rFonts w:ascii="Times New Roman" w:hAnsi="Times New Roman" w:cs="Times New Roman"/>
              </w:rPr>
            </w:pPr>
            <w:r>
              <w:rPr>
                <w:rFonts w:ascii="Times New Roman" w:hAnsi="Times New Roman" w:cs="Times New Roman"/>
              </w:rPr>
              <w:t>D3</w:t>
            </w:r>
          </w:p>
        </w:tc>
        <w:tc>
          <w:tcPr>
            <w:tcW w:w="2338" w:type="dxa"/>
            <w:vMerge w:val="restart"/>
          </w:tcPr>
          <w:p w14:paraId="009ED6F2" w14:textId="77777777" w:rsidR="00BB1A75" w:rsidRDefault="00BB1A75" w:rsidP="00366902">
            <w:pPr>
              <w:jc w:val="center"/>
              <w:rPr>
                <w:rFonts w:ascii="Times New Roman" w:hAnsi="Times New Roman" w:cs="Times New Roman"/>
              </w:rPr>
            </w:pPr>
            <w:r>
              <w:rPr>
                <w:rFonts w:ascii="Times New Roman" w:hAnsi="Times New Roman" w:cs="Times New Roman"/>
              </w:rPr>
              <w:t>Digital Binary Select Bits for MUX</w:t>
            </w:r>
          </w:p>
        </w:tc>
      </w:tr>
      <w:tr w:rsidR="00BB1A75" w14:paraId="15BB8484" w14:textId="77777777" w:rsidTr="00F82D87">
        <w:tc>
          <w:tcPr>
            <w:tcW w:w="2337" w:type="dxa"/>
            <w:vMerge/>
          </w:tcPr>
          <w:p w14:paraId="2B466EE0" w14:textId="77777777" w:rsidR="00BB1A75" w:rsidRDefault="00BB1A75" w:rsidP="00366902">
            <w:pPr>
              <w:jc w:val="center"/>
              <w:rPr>
                <w:rFonts w:ascii="Times New Roman" w:hAnsi="Times New Roman" w:cs="Times New Roman"/>
              </w:rPr>
            </w:pPr>
          </w:p>
        </w:tc>
        <w:tc>
          <w:tcPr>
            <w:tcW w:w="2337" w:type="dxa"/>
          </w:tcPr>
          <w:p w14:paraId="481841BE" w14:textId="77777777" w:rsidR="00BB1A75" w:rsidRDefault="00BB1A75" w:rsidP="00366902">
            <w:pPr>
              <w:jc w:val="center"/>
              <w:rPr>
                <w:rFonts w:ascii="Times New Roman" w:hAnsi="Times New Roman" w:cs="Times New Roman"/>
              </w:rPr>
            </w:pPr>
            <w:r>
              <w:rPr>
                <w:rFonts w:ascii="Times New Roman" w:hAnsi="Times New Roman" w:cs="Times New Roman"/>
              </w:rPr>
              <w:t>Pin11, S0 select</w:t>
            </w:r>
          </w:p>
        </w:tc>
        <w:tc>
          <w:tcPr>
            <w:tcW w:w="2338" w:type="dxa"/>
          </w:tcPr>
          <w:p w14:paraId="659F02F8" w14:textId="77777777" w:rsidR="00BB1A75" w:rsidRDefault="00BB1A75" w:rsidP="00366902">
            <w:pPr>
              <w:jc w:val="center"/>
              <w:rPr>
                <w:rFonts w:ascii="Times New Roman" w:hAnsi="Times New Roman" w:cs="Times New Roman"/>
              </w:rPr>
            </w:pPr>
            <w:r>
              <w:rPr>
                <w:rFonts w:ascii="Times New Roman" w:hAnsi="Times New Roman" w:cs="Times New Roman"/>
              </w:rPr>
              <w:t>D2</w:t>
            </w:r>
          </w:p>
        </w:tc>
        <w:tc>
          <w:tcPr>
            <w:tcW w:w="2338" w:type="dxa"/>
            <w:vMerge/>
          </w:tcPr>
          <w:p w14:paraId="2041C1FB" w14:textId="77777777" w:rsidR="00BB1A75" w:rsidRDefault="00BB1A75" w:rsidP="00366902">
            <w:pPr>
              <w:jc w:val="center"/>
              <w:rPr>
                <w:rFonts w:ascii="Times New Roman" w:hAnsi="Times New Roman" w:cs="Times New Roman"/>
              </w:rPr>
            </w:pPr>
          </w:p>
        </w:tc>
      </w:tr>
      <w:tr w:rsidR="00192568" w14:paraId="541C4CED" w14:textId="77777777" w:rsidTr="00F82D87">
        <w:tc>
          <w:tcPr>
            <w:tcW w:w="2337" w:type="dxa"/>
            <w:vMerge/>
          </w:tcPr>
          <w:p w14:paraId="55D7769F" w14:textId="77777777" w:rsidR="00192568" w:rsidRDefault="00192568" w:rsidP="00366902">
            <w:pPr>
              <w:jc w:val="center"/>
              <w:rPr>
                <w:rFonts w:ascii="Times New Roman" w:hAnsi="Times New Roman" w:cs="Times New Roman"/>
              </w:rPr>
            </w:pPr>
          </w:p>
        </w:tc>
        <w:tc>
          <w:tcPr>
            <w:tcW w:w="2337" w:type="dxa"/>
          </w:tcPr>
          <w:p w14:paraId="45EE9438" w14:textId="77777777" w:rsidR="00192568" w:rsidRDefault="00192568" w:rsidP="00366902">
            <w:pPr>
              <w:jc w:val="center"/>
              <w:rPr>
                <w:rFonts w:ascii="Times New Roman" w:hAnsi="Times New Roman" w:cs="Times New Roman"/>
              </w:rPr>
            </w:pPr>
            <w:r>
              <w:rPr>
                <w:rFonts w:ascii="Times New Roman" w:hAnsi="Times New Roman" w:cs="Times New Roman"/>
              </w:rPr>
              <w:t>Pin16, VCC</w:t>
            </w:r>
          </w:p>
        </w:tc>
        <w:tc>
          <w:tcPr>
            <w:tcW w:w="2338" w:type="dxa"/>
          </w:tcPr>
          <w:p w14:paraId="6CB8F5BE" w14:textId="77777777" w:rsidR="00192568" w:rsidRDefault="00192568" w:rsidP="00366902">
            <w:pPr>
              <w:jc w:val="center"/>
              <w:rPr>
                <w:rFonts w:ascii="Times New Roman" w:hAnsi="Times New Roman" w:cs="Times New Roman"/>
              </w:rPr>
            </w:pPr>
            <w:r>
              <w:rPr>
                <w:rFonts w:ascii="Times New Roman" w:hAnsi="Times New Roman" w:cs="Times New Roman"/>
              </w:rPr>
              <w:t>5V</w:t>
            </w:r>
          </w:p>
        </w:tc>
        <w:tc>
          <w:tcPr>
            <w:tcW w:w="2338" w:type="dxa"/>
          </w:tcPr>
          <w:p w14:paraId="0EB86C38" w14:textId="77777777" w:rsidR="00192568" w:rsidRDefault="00192568" w:rsidP="00366902">
            <w:pPr>
              <w:jc w:val="center"/>
              <w:rPr>
                <w:rFonts w:ascii="Times New Roman" w:hAnsi="Times New Roman" w:cs="Times New Roman"/>
              </w:rPr>
            </w:pPr>
          </w:p>
        </w:tc>
      </w:tr>
      <w:tr w:rsidR="00465E10" w14:paraId="77A0C310" w14:textId="77777777" w:rsidTr="00F82D87">
        <w:tc>
          <w:tcPr>
            <w:tcW w:w="2337" w:type="dxa"/>
            <w:vMerge w:val="restart"/>
          </w:tcPr>
          <w:p w14:paraId="05D70D41" w14:textId="77777777" w:rsidR="00465E10" w:rsidRDefault="00465E10" w:rsidP="00366902">
            <w:pPr>
              <w:jc w:val="center"/>
              <w:rPr>
                <w:rFonts w:ascii="Times New Roman" w:hAnsi="Times New Roman" w:cs="Times New Roman"/>
              </w:rPr>
            </w:pPr>
          </w:p>
          <w:p w14:paraId="262424B2" w14:textId="77777777" w:rsidR="00465E10" w:rsidRDefault="00465E10" w:rsidP="00366902">
            <w:pPr>
              <w:jc w:val="center"/>
              <w:rPr>
                <w:rFonts w:ascii="Times New Roman" w:hAnsi="Times New Roman" w:cs="Times New Roman"/>
              </w:rPr>
            </w:pPr>
          </w:p>
          <w:p w14:paraId="3228B30D" w14:textId="77777777" w:rsidR="00465E10" w:rsidRDefault="00465E10" w:rsidP="00366902">
            <w:pPr>
              <w:jc w:val="center"/>
              <w:rPr>
                <w:rFonts w:ascii="Times New Roman" w:hAnsi="Times New Roman" w:cs="Times New Roman"/>
              </w:rPr>
            </w:pPr>
          </w:p>
          <w:p w14:paraId="10951B37" w14:textId="113DAB08" w:rsidR="00465E10" w:rsidRDefault="00465E10" w:rsidP="00366902">
            <w:pPr>
              <w:jc w:val="center"/>
              <w:rPr>
                <w:rFonts w:ascii="Times New Roman" w:hAnsi="Times New Roman" w:cs="Times New Roman"/>
              </w:rPr>
            </w:pPr>
            <w:r>
              <w:rPr>
                <w:rFonts w:ascii="Times New Roman" w:hAnsi="Times New Roman" w:cs="Times New Roman"/>
              </w:rPr>
              <w:t>SD Card Holder</w:t>
            </w:r>
          </w:p>
        </w:tc>
        <w:tc>
          <w:tcPr>
            <w:tcW w:w="2337" w:type="dxa"/>
          </w:tcPr>
          <w:p w14:paraId="4341C554" w14:textId="5E69C6D3" w:rsidR="00465E10" w:rsidRDefault="00465E10" w:rsidP="00366902">
            <w:pPr>
              <w:jc w:val="center"/>
              <w:rPr>
                <w:rFonts w:ascii="Times New Roman" w:hAnsi="Times New Roman" w:cs="Times New Roman"/>
              </w:rPr>
            </w:pPr>
            <w:r>
              <w:rPr>
                <w:rFonts w:ascii="Times New Roman" w:hAnsi="Times New Roman" w:cs="Times New Roman"/>
              </w:rPr>
              <w:t>GND</w:t>
            </w:r>
          </w:p>
        </w:tc>
        <w:tc>
          <w:tcPr>
            <w:tcW w:w="2338" w:type="dxa"/>
          </w:tcPr>
          <w:p w14:paraId="4D3BF1C5" w14:textId="6879B85B" w:rsidR="00465E10" w:rsidRDefault="00465E10" w:rsidP="00366902">
            <w:pPr>
              <w:jc w:val="center"/>
              <w:rPr>
                <w:rFonts w:ascii="Times New Roman" w:hAnsi="Times New Roman" w:cs="Times New Roman"/>
              </w:rPr>
            </w:pPr>
            <w:r>
              <w:rPr>
                <w:rFonts w:ascii="Times New Roman" w:hAnsi="Times New Roman" w:cs="Times New Roman"/>
              </w:rPr>
              <w:t>GND</w:t>
            </w:r>
          </w:p>
        </w:tc>
        <w:tc>
          <w:tcPr>
            <w:tcW w:w="2338" w:type="dxa"/>
          </w:tcPr>
          <w:p w14:paraId="0FB6ECA2" w14:textId="77777777" w:rsidR="00465E10" w:rsidRDefault="00465E10" w:rsidP="00366902">
            <w:pPr>
              <w:jc w:val="center"/>
              <w:rPr>
                <w:rFonts w:ascii="Times New Roman" w:hAnsi="Times New Roman" w:cs="Times New Roman"/>
              </w:rPr>
            </w:pPr>
          </w:p>
        </w:tc>
      </w:tr>
      <w:tr w:rsidR="00465E10" w14:paraId="177FC4AB" w14:textId="77777777" w:rsidTr="00F82D87">
        <w:tc>
          <w:tcPr>
            <w:tcW w:w="2337" w:type="dxa"/>
            <w:vMerge/>
          </w:tcPr>
          <w:p w14:paraId="665148C1" w14:textId="77777777" w:rsidR="00465E10" w:rsidRDefault="00465E10" w:rsidP="00366902">
            <w:pPr>
              <w:jc w:val="center"/>
              <w:rPr>
                <w:rFonts w:ascii="Times New Roman" w:hAnsi="Times New Roman" w:cs="Times New Roman"/>
              </w:rPr>
            </w:pPr>
          </w:p>
        </w:tc>
        <w:tc>
          <w:tcPr>
            <w:tcW w:w="2337" w:type="dxa"/>
          </w:tcPr>
          <w:p w14:paraId="576100E8" w14:textId="1AFD62F9" w:rsidR="00465E10" w:rsidRDefault="00465E10" w:rsidP="00366902">
            <w:pPr>
              <w:jc w:val="center"/>
              <w:rPr>
                <w:rFonts w:ascii="Times New Roman" w:hAnsi="Times New Roman" w:cs="Times New Roman"/>
              </w:rPr>
            </w:pPr>
            <w:r>
              <w:rPr>
                <w:rFonts w:ascii="Times New Roman" w:hAnsi="Times New Roman" w:cs="Times New Roman"/>
              </w:rPr>
              <w:t>SS</w:t>
            </w:r>
          </w:p>
        </w:tc>
        <w:tc>
          <w:tcPr>
            <w:tcW w:w="2338" w:type="dxa"/>
          </w:tcPr>
          <w:p w14:paraId="3F6CBA98" w14:textId="20A2592C" w:rsidR="00465E10" w:rsidRDefault="00465E10" w:rsidP="00366902">
            <w:pPr>
              <w:jc w:val="center"/>
              <w:rPr>
                <w:rFonts w:ascii="Times New Roman" w:hAnsi="Times New Roman" w:cs="Times New Roman"/>
              </w:rPr>
            </w:pPr>
            <w:r>
              <w:rPr>
                <w:rFonts w:ascii="Times New Roman" w:hAnsi="Times New Roman" w:cs="Times New Roman"/>
              </w:rPr>
              <w:t>A2</w:t>
            </w:r>
          </w:p>
        </w:tc>
        <w:tc>
          <w:tcPr>
            <w:tcW w:w="2338" w:type="dxa"/>
          </w:tcPr>
          <w:p w14:paraId="493F2BCA" w14:textId="77777777" w:rsidR="00465E10" w:rsidRDefault="00465E10" w:rsidP="00366902">
            <w:pPr>
              <w:jc w:val="center"/>
              <w:rPr>
                <w:rFonts w:ascii="Times New Roman" w:hAnsi="Times New Roman" w:cs="Times New Roman"/>
              </w:rPr>
            </w:pPr>
          </w:p>
        </w:tc>
      </w:tr>
      <w:tr w:rsidR="00465E10" w14:paraId="1479BF65" w14:textId="77777777" w:rsidTr="00F82D87">
        <w:tc>
          <w:tcPr>
            <w:tcW w:w="2337" w:type="dxa"/>
            <w:vMerge/>
          </w:tcPr>
          <w:p w14:paraId="046965BB" w14:textId="77777777" w:rsidR="00465E10" w:rsidRDefault="00465E10" w:rsidP="00366902">
            <w:pPr>
              <w:jc w:val="center"/>
              <w:rPr>
                <w:rFonts w:ascii="Times New Roman" w:hAnsi="Times New Roman" w:cs="Times New Roman"/>
              </w:rPr>
            </w:pPr>
          </w:p>
        </w:tc>
        <w:tc>
          <w:tcPr>
            <w:tcW w:w="2337" w:type="dxa"/>
          </w:tcPr>
          <w:p w14:paraId="5A707918" w14:textId="05CAA787" w:rsidR="00465E10" w:rsidRDefault="00465E10" w:rsidP="00366902">
            <w:pPr>
              <w:jc w:val="center"/>
              <w:rPr>
                <w:rFonts w:ascii="Times New Roman" w:hAnsi="Times New Roman" w:cs="Times New Roman"/>
              </w:rPr>
            </w:pPr>
            <w:r>
              <w:rPr>
                <w:rFonts w:ascii="Times New Roman" w:hAnsi="Times New Roman" w:cs="Times New Roman"/>
              </w:rPr>
              <w:t>SLK</w:t>
            </w:r>
          </w:p>
        </w:tc>
        <w:tc>
          <w:tcPr>
            <w:tcW w:w="2338" w:type="dxa"/>
          </w:tcPr>
          <w:p w14:paraId="27E27678" w14:textId="0F43A5DC" w:rsidR="00465E10" w:rsidRDefault="00465E10" w:rsidP="00366902">
            <w:pPr>
              <w:jc w:val="center"/>
              <w:rPr>
                <w:rFonts w:ascii="Times New Roman" w:hAnsi="Times New Roman" w:cs="Times New Roman"/>
              </w:rPr>
            </w:pPr>
            <w:r>
              <w:rPr>
                <w:rFonts w:ascii="Times New Roman" w:hAnsi="Times New Roman" w:cs="Times New Roman"/>
              </w:rPr>
              <w:t>A3</w:t>
            </w:r>
          </w:p>
        </w:tc>
        <w:tc>
          <w:tcPr>
            <w:tcW w:w="2338" w:type="dxa"/>
          </w:tcPr>
          <w:p w14:paraId="35E7B0E3" w14:textId="77777777" w:rsidR="00465E10" w:rsidRDefault="00465E10" w:rsidP="00366902">
            <w:pPr>
              <w:jc w:val="center"/>
              <w:rPr>
                <w:rFonts w:ascii="Times New Roman" w:hAnsi="Times New Roman" w:cs="Times New Roman"/>
              </w:rPr>
            </w:pPr>
          </w:p>
        </w:tc>
      </w:tr>
      <w:tr w:rsidR="00465E10" w14:paraId="1960BE5C" w14:textId="77777777" w:rsidTr="00F82D87">
        <w:tc>
          <w:tcPr>
            <w:tcW w:w="2337" w:type="dxa"/>
            <w:vMerge/>
          </w:tcPr>
          <w:p w14:paraId="052738D6" w14:textId="77777777" w:rsidR="00465E10" w:rsidRDefault="00465E10" w:rsidP="00366902">
            <w:pPr>
              <w:jc w:val="center"/>
              <w:rPr>
                <w:rFonts w:ascii="Times New Roman" w:hAnsi="Times New Roman" w:cs="Times New Roman"/>
              </w:rPr>
            </w:pPr>
          </w:p>
        </w:tc>
        <w:tc>
          <w:tcPr>
            <w:tcW w:w="2337" w:type="dxa"/>
          </w:tcPr>
          <w:p w14:paraId="4CBC2F33" w14:textId="4A899AF1" w:rsidR="00465E10" w:rsidRDefault="00465E10" w:rsidP="00366902">
            <w:pPr>
              <w:jc w:val="center"/>
              <w:rPr>
                <w:rFonts w:ascii="Times New Roman" w:hAnsi="Times New Roman" w:cs="Times New Roman"/>
              </w:rPr>
            </w:pPr>
            <w:r>
              <w:rPr>
                <w:rFonts w:ascii="Times New Roman" w:hAnsi="Times New Roman" w:cs="Times New Roman"/>
              </w:rPr>
              <w:t>MOSI</w:t>
            </w:r>
          </w:p>
        </w:tc>
        <w:tc>
          <w:tcPr>
            <w:tcW w:w="2338" w:type="dxa"/>
          </w:tcPr>
          <w:p w14:paraId="6A6B9FFA" w14:textId="313E973B" w:rsidR="00465E10" w:rsidRDefault="00465E10" w:rsidP="00366902">
            <w:pPr>
              <w:jc w:val="center"/>
              <w:rPr>
                <w:rFonts w:ascii="Times New Roman" w:hAnsi="Times New Roman" w:cs="Times New Roman"/>
              </w:rPr>
            </w:pPr>
            <w:r>
              <w:rPr>
                <w:rFonts w:ascii="Times New Roman" w:hAnsi="Times New Roman" w:cs="Times New Roman"/>
              </w:rPr>
              <w:t>A5</w:t>
            </w:r>
          </w:p>
        </w:tc>
        <w:tc>
          <w:tcPr>
            <w:tcW w:w="2338" w:type="dxa"/>
          </w:tcPr>
          <w:p w14:paraId="3DE51B9A" w14:textId="77777777" w:rsidR="00465E10" w:rsidRDefault="00465E10" w:rsidP="00366902">
            <w:pPr>
              <w:jc w:val="center"/>
              <w:rPr>
                <w:rFonts w:ascii="Times New Roman" w:hAnsi="Times New Roman" w:cs="Times New Roman"/>
              </w:rPr>
            </w:pPr>
          </w:p>
        </w:tc>
      </w:tr>
      <w:tr w:rsidR="00465E10" w14:paraId="308FDFA0" w14:textId="77777777" w:rsidTr="00F82D87">
        <w:tc>
          <w:tcPr>
            <w:tcW w:w="2337" w:type="dxa"/>
            <w:vMerge/>
          </w:tcPr>
          <w:p w14:paraId="2F7399FA" w14:textId="77777777" w:rsidR="00465E10" w:rsidRDefault="00465E10" w:rsidP="00366902">
            <w:pPr>
              <w:jc w:val="center"/>
              <w:rPr>
                <w:rFonts w:ascii="Times New Roman" w:hAnsi="Times New Roman" w:cs="Times New Roman"/>
              </w:rPr>
            </w:pPr>
          </w:p>
        </w:tc>
        <w:tc>
          <w:tcPr>
            <w:tcW w:w="2337" w:type="dxa"/>
          </w:tcPr>
          <w:p w14:paraId="00E6DB66" w14:textId="1C09F289" w:rsidR="00465E10" w:rsidRDefault="00465E10" w:rsidP="00366902">
            <w:pPr>
              <w:jc w:val="center"/>
              <w:rPr>
                <w:rFonts w:ascii="Times New Roman" w:hAnsi="Times New Roman" w:cs="Times New Roman"/>
              </w:rPr>
            </w:pPr>
            <w:r>
              <w:rPr>
                <w:rFonts w:ascii="Times New Roman" w:hAnsi="Times New Roman" w:cs="Times New Roman"/>
              </w:rPr>
              <w:t>MISO</w:t>
            </w:r>
          </w:p>
        </w:tc>
        <w:tc>
          <w:tcPr>
            <w:tcW w:w="2338" w:type="dxa"/>
          </w:tcPr>
          <w:p w14:paraId="337B87C9" w14:textId="493C6FA6" w:rsidR="00465E10" w:rsidRDefault="00465E10" w:rsidP="00366902">
            <w:pPr>
              <w:jc w:val="center"/>
              <w:rPr>
                <w:rFonts w:ascii="Times New Roman" w:hAnsi="Times New Roman" w:cs="Times New Roman"/>
              </w:rPr>
            </w:pPr>
            <w:r>
              <w:rPr>
                <w:rFonts w:ascii="Times New Roman" w:hAnsi="Times New Roman" w:cs="Times New Roman"/>
              </w:rPr>
              <w:t>A4</w:t>
            </w:r>
          </w:p>
        </w:tc>
        <w:tc>
          <w:tcPr>
            <w:tcW w:w="2338" w:type="dxa"/>
          </w:tcPr>
          <w:p w14:paraId="2514F88C" w14:textId="77777777" w:rsidR="00465E10" w:rsidRDefault="00465E10" w:rsidP="00366902">
            <w:pPr>
              <w:jc w:val="center"/>
              <w:rPr>
                <w:rFonts w:ascii="Times New Roman" w:hAnsi="Times New Roman" w:cs="Times New Roman"/>
              </w:rPr>
            </w:pPr>
          </w:p>
        </w:tc>
      </w:tr>
      <w:tr w:rsidR="00465E10" w14:paraId="303007AE" w14:textId="77777777" w:rsidTr="00F82D87">
        <w:tc>
          <w:tcPr>
            <w:tcW w:w="2337" w:type="dxa"/>
            <w:vMerge/>
          </w:tcPr>
          <w:p w14:paraId="519EFF08" w14:textId="77777777" w:rsidR="00465E10" w:rsidRDefault="00465E10" w:rsidP="00366902">
            <w:pPr>
              <w:jc w:val="center"/>
              <w:rPr>
                <w:rFonts w:ascii="Times New Roman" w:hAnsi="Times New Roman" w:cs="Times New Roman"/>
              </w:rPr>
            </w:pPr>
          </w:p>
        </w:tc>
        <w:tc>
          <w:tcPr>
            <w:tcW w:w="2337" w:type="dxa"/>
          </w:tcPr>
          <w:p w14:paraId="5BAAC95F" w14:textId="44AA2339" w:rsidR="00465E10" w:rsidRDefault="00465E10" w:rsidP="00366902">
            <w:pPr>
              <w:jc w:val="center"/>
              <w:rPr>
                <w:rFonts w:ascii="Times New Roman" w:hAnsi="Times New Roman" w:cs="Times New Roman"/>
              </w:rPr>
            </w:pPr>
            <w:r>
              <w:rPr>
                <w:rFonts w:ascii="Times New Roman" w:hAnsi="Times New Roman" w:cs="Times New Roman"/>
              </w:rPr>
              <w:t>VCC</w:t>
            </w:r>
          </w:p>
        </w:tc>
        <w:tc>
          <w:tcPr>
            <w:tcW w:w="2338" w:type="dxa"/>
          </w:tcPr>
          <w:p w14:paraId="41FC17D4" w14:textId="407F234B" w:rsidR="00465E10" w:rsidRDefault="00465E10" w:rsidP="00366902">
            <w:pPr>
              <w:jc w:val="center"/>
              <w:rPr>
                <w:rFonts w:ascii="Times New Roman" w:hAnsi="Times New Roman" w:cs="Times New Roman"/>
              </w:rPr>
            </w:pPr>
            <w:r>
              <w:rPr>
                <w:rFonts w:ascii="Times New Roman" w:hAnsi="Times New Roman" w:cs="Times New Roman"/>
              </w:rPr>
              <w:t>3.3V?</w:t>
            </w:r>
          </w:p>
        </w:tc>
        <w:tc>
          <w:tcPr>
            <w:tcW w:w="2338" w:type="dxa"/>
          </w:tcPr>
          <w:p w14:paraId="7F2B0371" w14:textId="342FA9FE" w:rsidR="00465E10" w:rsidRDefault="00465E10" w:rsidP="00366902">
            <w:pPr>
              <w:jc w:val="center"/>
              <w:rPr>
                <w:rFonts w:ascii="Times New Roman" w:hAnsi="Times New Roman" w:cs="Times New Roman"/>
              </w:rPr>
            </w:pPr>
            <w:r>
              <w:rPr>
                <w:rFonts w:ascii="Times New Roman" w:hAnsi="Times New Roman" w:cs="Times New Roman"/>
              </w:rPr>
              <w:t>It worked with 3.3V but not 5V</w:t>
            </w:r>
          </w:p>
        </w:tc>
      </w:tr>
    </w:tbl>
    <w:p w14:paraId="5CBFFCDC" w14:textId="042C8FD7" w:rsidR="00CF7557" w:rsidRPr="005A6DBF" w:rsidRDefault="005A6DBF" w:rsidP="00CF7557">
      <w:pPr>
        <w:rPr>
          <w:rFonts w:ascii="Times New Roman" w:hAnsi="Times New Roman" w:cs="Times New Roman"/>
          <w:b/>
        </w:rPr>
      </w:pPr>
      <w:r>
        <w:rPr>
          <w:rFonts w:ascii="Times New Roman" w:hAnsi="Times New Roman" w:cs="Times New Roman"/>
          <w:b/>
        </w:rPr>
        <w:lastRenderedPageBreak/>
        <w:t>NEW COMPONENT: 8:1 MULTIPLEXER</w:t>
      </w:r>
    </w:p>
    <w:p w14:paraId="4C5458D1" w14:textId="77777777" w:rsidR="006434BD" w:rsidRDefault="006434BD" w:rsidP="00CF7557">
      <w:pPr>
        <w:rPr>
          <w:rFonts w:ascii="Times New Roman" w:hAnsi="Times New Roman" w:cs="Times New Roman"/>
        </w:rPr>
      </w:pPr>
      <w:r>
        <w:rPr>
          <w:rFonts w:ascii="Times New Roman" w:hAnsi="Times New Roman" w:cs="Times New Roman"/>
        </w:rPr>
        <w:tab/>
        <w:t>A new component that’s incorporated into the Photon design is the SN74LS151 8-to-1 Multiplexer</w:t>
      </w:r>
      <w:r w:rsidR="00D67835">
        <w:rPr>
          <w:rFonts w:ascii="Times New Roman" w:hAnsi="Times New Roman" w:cs="Times New Roman"/>
        </w:rPr>
        <w:t xml:space="preserve"> (also called MUX)</w:t>
      </w:r>
      <w:r>
        <w:rPr>
          <w:rFonts w:ascii="Times New Roman" w:hAnsi="Times New Roman" w:cs="Times New Roman"/>
        </w:rPr>
        <w:t xml:space="preserve">. (Datasheet: </w:t>
      </w:r>
      <w:hyperlink r:id="rId12" w:history="1">
        <w:r w:rsidRPr="006C3A2F">
          <w:rPr>
            <w:rStyle w:val="Hyperlink"/>
            <w:rFonts w:ascii="Times New Roman" w:hAnsi="Times New Roman" w:cs="Times New Roman"/>
          </w:rPr>
          <w:t>http://ecelabs.njit.edu/student_resources/datas/54LS151.pdf</w:t>
        </w:r>
      </w:hyperlink>
      <w:r>
        <w:rPr>
          <w:rFonts w:ascii="Times New Roman" w:hAnsi="Times New Roman" w:cs="Times New Roman"/>
        </w:rPr>
        <w:t xml:space="preserve">). It’s a $0.86 digital component used to select one bit of data from up to eight sources. Pin9, 10 and 11 are binary select </w:t>
      </w:r>
      <w:r w:rsidR="00356363">
        <w:rPr>
          <w:rFonts w:ascii="Times New Roman" w:hAnsi="Times New Roman" w:cs="Times New Roman"/>
        </w:rPr>
        <w:t>inputs that</w:t>
      </w:r>
      <w:r>
        <w:rPr>
          <w:rFonts w:ascii="Times New Roman" w:hAnsi="Times New Roman" w:cs="Times New Roman"/>
        </w:rPr>
        <w:t xml:space="preserve"> can either be HIGH or LOW. Since we only have four Alphasense output to select from, we are not using select pin S2 and it’s always set to LOW</w:t>
      </w:r>
      <w:r w:rsidR="00356363">
        <w:rPr>
          <w:rFonts w:ascii="Times New Roman" w:hAnsi="Times New Roman" w:cs="Times New Roman"/>
        </w:rPr>
        <w:t xml:space="preserve">. Using the two select pins S0, S1, we are able to select from inputs I0, I1, I2, I3, each of which contains data to generate valid NO2, O3 values. The code essentially takes one of these four data each time (loop is fast so they are taken essentially the same time) and thus greatly reduces the analog pin required on the Photon. </w:t>
      </w:r>
    </w:p>
    <w:p w14:paraId="5AE01C0C" w14:textId="45BC3639" w:rsidR="00D67835" w:rsidRDefault="00D67835" w:rsidP="00275192">
      <w:pPr>
        <w:ind w:firstLine="720"/>
        <w:rPr>
          <w:rFonts w:ascii="Times New Roman" w:hAnsi="Times New Roman" w:cs="Times New Roman"/>
        </w:rPr>
      </w:pPr>
      <w:r>
        <w:rPr>
          <w:rFonts w:ascii="Times New Roman" w:hAnsi="Times New Roman" w:cs="Times New Roman"/>
        </w:rPr>
        <w:t xml:space="preserve">The Connection diagram for the 8:1 MUX is included as below. The </w:t>
      </w:r>
      <w:commentRangeStart w:id="4"/>
      <w:r>
        <w:rPr>
          <w:rFonts w:ascii="Times New Roman" w:hAnsi="Times New Roman" w:cs="Times New Roman"/>
        </w:rPr>
        <w:t xml:space="preserve">truth table </w:t>
      </w:r>
      <w:commentRangeEnd w:id="4"/>
      <w:r w:rsidR="005F2606">
        <w:rPr>
          <w:rStyle w:val="CommentReference"/>
        </w:rPr>
        <w:commentReference w:id="4"/>
      </w:r>
      <w:r>
        <w:rPr>
          <w:rFonts w:ascii="Times New Roman" w:hAnsi="Times New Roman" w:cs="Times New Roman"/>
        </w:rPr>
        <w:t xml:space="preserve">for selecting inputs is also included that can be used to debug selection. </w:t>
      </w:r>
      <w:r w:rsidR="00E54DC2">
        <w:rPr>
          <w:rFonts w:ascii="Times New Roman" w:hAnsi="Times New Roman" w:cs="Times New Roman"/>
        </w:rPr>
        <w:t xml:space="preserve">To understand the truth table, “H” means voltage high, “L” means voltage low, “X” means don’t-care. </w:t>
      </w:r>
      <w:r w:rsidR="00E74C01">
        <w:rPr>
          <w:rFonts w:ascii="Times New Roman" w:hAnsi="Times New Roman" w:cs="Times New Roman"/>
        </w:rPr>
        <w:t xml:space="preserve">Take the second line for example, select pins are all supplied low voltages, which in binary is “000” and select I0 as output. </w:t>
      </w:r>
      <w:r w:rsidR="00275192">
        <w:rPr>
          <w:rFonts w:ascii="Times New Roman" w:hAnsi="Times New Roman" w:cs="Times New Roman"/>
        </w:rPr>
        <w:t xml:space="preserve">Therefore, </w:t>
      </w:r>
      <w:r w:rsidR="00E74C01">
        <w:rPr>
          <w:rFonts w:ascii="Times New Roman" w:hAnsi="Times New Roman" w:cs="Times New Roman"/>
        </w:rPr>
        <w:t>Z output is</w:t>
      </w:r>
      <w:r w:rsidR="00275192">
        <w:rPr>
          <w:rFonts w:ascii="Times New Roman" w:hAnsi="Times New Roman" w:cs="Times New Roman"/>
        </w:rPr>
        <w:t xml:space="preserve"> always</w:t>
      </w:r>
      <w:r w:rsidR="00E74C01">
        <w:rPr>
          <w:rFonts w:ascii="Times New Roman" w:hAnsi="Times New Roman" w:cs="Times New Roman"/>
        </w:rPr>
        <w:t xml:space="preserve"> consistent with I</w:t>
      </w:r>
      <w:r w:rsidR="00275192">
        <w:rPr>
          <w:rFonts w:ascii="Times New Roman" w:hAnsi="Times New Roman" w:cs="Times New Roman"/>
        </w:rPr>
        <w:t xml:space="preserve">0 when the select pins are “LLL”. Similarly, when select pins are “LLH”, the output Z will be consistent with I1 pin. </w:t>
      </w:r>
    </w:p>
    <w:p w14:paraId="0725995E" w14:textId="4BB3D1CC" w:rsidR="005A6DBF" w:rsidRDefault="00B8050B" w:rsidP="00A05FF8">
      <w:pPr>
        <w:ind w:firstLine="720"/>
        <w:rPr>
          <w:rFonts w:ascii="Times New Roman" w:hAnsi="Times New Roman" w:cs="Times New Roman"/>
        </w:rPr>
      </w:pPr>
      <w:r>
        <w:rPr>
          <w:rFonts w:ascii="Times New Roman" w:hAnsi="Times New Roman" w:cs="Times New Roman"/>
        </w:rPr>
        <w:t xml:space="preserve">A further step with the multiplexer and Alphasense is to check validity of the NO2, O3 output. Before calibration, it doesn’t look like the data output we currently have makes sense. </w:t>
      </w:r>
      <w:r w:rsidR="00DD0A2B">
        <w:rPr>
          <w:rFonts w:ascii="Times New Roman" w:hAnsi="Times New Roman" w:cs="Times New Roman"/>
        </w:rPr>
        <w:t xml:space="preserve">It would be beneficial to look at the data and see if there’s a pattern. I’m also a little worried that multiplexer might corrupt the data accuracy. Definitely something we’ll need to </w:t>
      </w:r>
      <w:r w:rsidR="002F79FA">
        <w:rPr>
          <w:rFonts w:ascii="Times New Roman" w:hAnsi="Times New Roman" w:cs="Times New Roman"/>
        </w:rPr>
        <w:t>consider</w:t>
      </w:r>
      <w:r w:rsidR="00DD0A2B">
        <w:rPr>
          <w:rFonts w:ascii="Times New Roman" w:hAnsi="Times New Roman" w:cs="Times New Roman"/>
        </w:rPr>
        <w:t xml:space="preserve"> in the </w:t>
      </w:r>
      <w:r w:rsidR="005A6DBF">
        <w:rPr>
          <w:rFonts w:ascii="Times New Roman" w:hAnsi="Times New Roman" w:cs="Times New Roman"/>
        </w:rPr>
        <w:t>fall</w:t>
      </w:r>
      <w:r w:rsidR="00DD0A2B">
        <w:rPr>
          <w:rFonts w:ascii="Times New Roman" w:hAnsi="Times New Roman" w:cs="Times New Roman"/>
        </w:rPr>
        <w:t xml:space="preserve">. </w:t>
      </w:r>
    </w:p>
    <w:p w14:paraId="4C7ADD52" w14:textId="77777777" w:rsidR="001821C7" w:rsidRDefault="001821C7" w:rsidP="00A05FF8">
      <w:pPr>
        <w:ind w:firstLine="720"/>
        <w:rPr>
          <w:rFonts w:ascii="Times New Roman" w:hAnsi="Times New Roman" w:cs="Times New Roman"/>
        </w:rPr>
      </w:pPr>
    </w:p>
    <w:p w14:paraId="62A0D532" w14:textId="77777777" w:rsidR="00D67835" w:rsidRDefault="00D67835" w:rsidP="00A05FF8">
      <w:pPr>
        <w:jc w:val="center"/>
        <w:rPr>
          <w:rFonts w:ascii="Times New Roman" w:hAnsi="Times New Roman" w:cs="Times New Roman"/>
        </w:rPr>
      </w:pPr>
      <w:r>
        <w:rPr>
          <w:rFonts w:ascii="Times New Roman" w:hAnsi="Times New Roman" w:cs="Times New Roman"/>
          <w:noProof/>
        </w:rPr>
        <w:drawing>
          <wp:inline distT="0" distB="0" distL="0" distR="0" wp14:anchorId="183F4133" wp14:editId="4DB8FAD0">
            <wp:extent cx="5322609" cy="372793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4130" cy="3750015"/>
                    </a:xfrm>
                    <a:prstGeom prst="rect">
                      <a:avLst/>
                    </a:prstGeom>
                    <a:noFill/>
                    <a:ln>
                      <a:noFill/>
                    </a:ln>
                  </pic:spPr>
                </pic:pic>
              </a:graphicData>
            </a:graphic>
          </wp:inline>
        </w:drawing>
      </w:r>
    </w:p>
    <w:p w14:paraId="4F1FBB07" w14:textId="77777777" w:rsidR="00D67835" w:rsidRDefault="00D67835" w:rsidP="00D67835">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577F2E3" wp14:editId="2137E203">
            <wp:extent cx="4213860" cy="38783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3860" cy="3878300"/>
                    </a:xfrm>
                    <a:prstGeom prst="rect">
                      <a:avLst/>
                    </a:prstGeom>
                    <a:noFill/>
                    <a:ln>
                      <a:noFill/>
                    </a:ln>
                  </pic:spPr>
                </pic:pic>
              </a:graphicData>
            </a:graphic>
          </wp:inline>
        </w:drawing>
      </w:r>
    </w:p>
    <w:p w14:paraId="0F56C98C" w14:textId="77777777" w:rsidR="009500FB" w:rsidRDefault="009500FB">
      <w:pPr>
        <w:rPr>
          <w:rFonts w:ascii="Times New Roman" w:hAnsi="Times New Roman" w:cs="Times New Roman"/>
        </w:rPr>
      </w:pPr>
    </w:p>
    <w:p w14:paraId="0F7EB6B6" w14:textId="77777777" w:rsidR="005C03C8" w:rsidRPr="0084289F" w:rsidRDefault="005C03C8" w:rsidP="005C03C8">
      <w:pPr>
        <w:rPr>
          <w:rFonts w:ascii="Times New Roman" w:hAnsi="Times New Roman" w:cs="Times New Roman"/>
          <w:b/>
        </w:rPr>
      </w:pPr>
      <w:commentRangeStart w:id="5"/>
      <w:r w:rsidRPr="0084289F">
        <w:rPr>
          <w:rFonts w:ascii="Times New Roman" w:hAnsi="Times New Roman" w:cs="Times New Roman"/>
          <w:b/>
        </w:rPr>
        <w:t xml:space="preserve">HOW TO SETUP PHOTON UNDER WIFI CREDENTIAL </w:t>
      </w:r>
      <w:commentRangeEnd w:id="5"/>
      <w:r w:rsidR="005F2606">
        <w:rPr>
          <w:rStyle w:val="CommentReference"/>
        </w:rPr>
        <w:commentReference w:id="5"/>
      </w:r>
    </w:p>
    <w:p w14:paraId="0B341619" w14:textId="2B17978B" w:rsidR="005C03C8" w:rsidRDefault="001F0A1A" w:rsidP="005C03C8">
      <w:pPr>
        <w:pStyle w:val="ListParagraph"/>
        <w:numPr>
          <w:ilvl w:val="0"/>
          <w:numId w:val="3"/>
        </w:numPr>
        <w:rPr>
          <w:rFonts w:ascii="Times New Roman" w:hAnsi="Times New Roman" w:cs="Times New Roman"/>
        </w:rPr>
      </w:pPr>
      <w:r>
        <w:rPr>
          <w:rFonts w:ascii="Times New Roman" w:hAnsi="Times New Roman" w:cs="Times New Roman"/>
        </w:rPr>
        <w:t>With mobile app Particle (easiest method):</w:t>
      </w:r>
    </w:p>
    <w:p w14:paraId="5C6B3451" w14:textId="21FE7DDD" w:rsidR="00A61BF6" w:rsidRDefault="00036AF7" w:rsidP="00A61BF6">
      <w:pPr>
        <w:pStyle w:val="ListParagraph"/>
        <w:numPr>
          <w:ilvl w:val="1"/>
          <w:numId w:val="3"/>
        </w:numPr>
        <w:rPr>
          <w:rFonts w:ascii="Times New Roman" w:hAnsi="Times New Roman" w:cs="Times New Roman"/>
        </w:rPr>
      </w:pPr>
      <w:r>
        <w:rPr>
          <w:rFonts w:ascii="Times New Roman" w:hAnsi="Times New Roman" w:cs="Times New Roman"/>
        </w:rPr>
        <w:t>Download the Particle App</w:t>
      </w:r>
      <w:r w:rsidR="001133CB">
        <w:rPr>
          <w:rFonts w:ascii="Times New Roman" w:hAnsi="Times New Roman" w:cs="Times New Roman"/>
        </w:rPr>
        <w:t xml:space="preserve"> from Apple Store</w:t>
      </w:r>
    </w:p>
    <w:p w14:paraId="6840767A" w14:textId="77777777" w:rsidR="005C03C8" w:rsidRDefault="005C03C8" w:rsidP="005C03C8">
      <w:pPr>
        <w:pStyle w:val="ListParagraph"/>
        <w:numPr>
          <w:ilvl w:val="1"/>
          <w:numId w:val="3"/>
        </w:numPr>
        <w:rPr>
          <w:rFonts w:ascii="Times New Roman" w:hAnsi="Times New Roman" w:cs="Times New Roman"/>
        </w:rPr>
      </w:pPr>
      <w:r>
        <w:rPr>
          <w:rFonts w:ascii="Times New Roman" w:hAnsi="Times New Roman" w:cs="Times New Roman"/>
        </w:rPr>
        <w:t>Press SETUP button on the photon until it starts blinking blue (listening mode)</w:t>
      </w:r>
    </w:p>
    <w:p w14:paraId="0C0E0568" w14:textId="77777777" w:rsidR="005C03C8" w:rsidRDefault="005C03C8" w:rsidP="005C03C8">
      <w:pPr>
        <w:pStyle w:val="ListParagraph"/>
        <w:numPr>
          <w:ilvl w:val="1"/>
          <w:numId w:val="3"/>
        </w:numPr>
        <w:rPr>
          <w:rFonts w:ascii="Times New Roman" w:hAnsi="Times New Roman" w:cs="Times New Roman"/>
        </w:rPr>
      </w:pPr>
      <w:r>
        <w:rPr>
          <w:rFonts w:ascii="Times New Roman" w:hAnsi="Times New Roman" w:cs="Times New Roman"/>
        </w:rPr>
        <w:t xml:space="preserve">Open mobile app, </w:t>
      </w:r>
      <w:r w:rsidR="00AE0DCF">
        <w:rPr>
          <w:rFonts w:ascii="Times New Roman" w:hAnsi="Times New Roman" w:cs="Times New Roman"/>
        </w:rPr>
        <w:t>press on the “+” sign on the top right to add device</w:t>
      </w:r>
    </w:p>
    <w:p w14:paraId="10F22D84" w14:textId="77777777" w:rsidR="00AE0DCF" w:rsidRDefault="00AE0DCF" w:rsidP="00AE0DCF">
      <w:pPr>
        <w:pStyle w:val="ListParagraph"/>
        <w:numPr>
          <w:ilvl w:val="1"/>
          <w:numId w:val="3"/>
        </w:numPr>
        <w:rPr>
          <w:rFonts w:ascii="Times New Roman" w:hAnsi="Times New Roman" w:cs="Times New Roman"/>
        </w:rPr>
      </w:pPr>
      <w:r>
        <w:rPr>
          <w:rFonts w:ascii="Times New Roman" w:hAnsi="Times New Roman" w:cs="Times New Roman"/>
        </w:rPr>
        <w:t>Select Photon</w:t>
      </w:r>
    </w:p>
    <w:p w14:paraId="35C8E66A" w14:textId="1E63F736" w:rsidR="00AE0DCF" w:rsidRDefault="00AE0DCF" w:rsidP="00AE0DCF">
      <w:pPr>
        <w:pStyle w:val="ListParagraph"/>
        <w:numPr>
          <w:ilvl w:val="1"/>
          <w:numId w:val="3"/>
        </w:numPr>
        <w:rPr>
          <w:rFonts w:ascii="Times New Roman" w:hAnsi="Times New Roman" w:cs="Times New Roman"/>
        </w:rPr>
      </w:pPr>
      <w:r>
        <w:rPr>
          <w:rFonts w:ascii="Times New Roman" w:hAnsi="Times New Roman" w:cs="Times New Roman"/>
        </w:rPr>
        <w:t>Go to Wifi setting on your phone, connect to network</w:t>
      </w:r>
      <w:r w:rsidR="001133CB">
        <w:rPr>
          <w:rFonts w:ascii="Times New Roman" w:hAnsi="Times New Roman" w:cs="Times New Roman"/>
        </w:rPr>
        <w:t xml:space="preserve"> Photon-XXXX and go back to app</w:t>
      </w:r>
    </w:p>
    <w:p w14:paraId="773C3297" w14:textId="4B31B7A4" w:rsidR="00AE0DCF" w:rsidRDefault="00AE0DCF" w:rsidP="00AE0DCF">
      <w:pPr>
        <w:pStyle w:val="ListParagraph"/>
        <w:numPr>
          <w:ilvl w:val="1"/>
          <w:numId w:val="3"/>
        </w:numPr>
        <w:rPr>
          <w:rFonts w:ascii="Times New Roman" w:hAnsi="Times New Roman" w:cs="Times New Roman"/>
        </w:rPr>
      </w:pPr>
      <w:r>
        <w:rPr>
          <w:rFonts w:ascii="Times New Roman" w:hAnsi="Times New Roman" w:cs="Times New Roman"/>
        </w:rPr>
        <w:t xml:space="preserve">The app will go through a set of auto setup processes </w:t>
      </w:r>
      <w:r w:rsidR="001133CB">
        <w:rPr>
          <w:rFonts w:ascii="Times New Roman" w:hAnsi="Times New Roman" w:cs="Times New Roman"/>
        </w:rPr>
        <w:t>with light changing color</w:t>
      </w:r>
      <w:r w:rsidR="00960CC3">
        <w:rPr>
          <w:rFonts w:ascii="Times New Roman" w:hAnsi="Times New Roman" w:cs="Times New Roman"/>
        </w:rPr>
        <w:t xml:space="preserve"> on Photon</w:t>
      </w:r>
      <w:r>
        <w:rPr>
          <w:rFonts w:ascii="Times New Roman" w:hAnsi="Times New Roman" w:cs="Times New Roman"/>
        </w:rPr>
        <w:t xml:space="preserve"> </w:t>
      </w:r>
    </w:p>
    <w:p w14:paraId="25608943" w14:textId="4C7A48E1" w:rsidR="0052369E" w:rsidRPr="0052369E" w:rsidRDefault="002A5C14" w:rsidP="0052369E">
      <w:pPr>
        <w:pStyle w:val="ListParagraph"/>
        <w:numPr>
          <w:ilvl w:val="1"/>
          <w:numId w:val="3"/>
        </w:numPr>
        <w:rPr>
          <w:rFonts w:ascii="Times New Roman" w:hAnsi="Times New Roman" w:cs="Times New Roman"/>
        </w:rPr>
      </w:pPr>
      <w:r>
        <w:rPr>
          <w:rFonts w:ascii="Times New Roman" w:hAnsi="Times New Roman" w:cs="Times New Roman"/>
        </w:rPr>
        <w:t xml:space="preserve">Make sure the photon is breathing cyan (connected to </w:t>
      </w:r>
      <w:r w:rsidR="0084289F">
        <w:rPr>
          <w:rFonts w:ascii="Times New Roman" w:hAnsi="Times New Roman" w:cs="Times New Roman"/>
        </w:rPr>
        <w:t>Wifi</w:t>
      </w:r>
      <w:r w:rsidR="00960CC3">
        <w:rPr>
          <w:rFonts w:ascii="Times New Roman" w:hAnsi="Times New Roman" w:cs="Times New Roman"/>
        </w:rPr>
        <w:t>) in the end</w:t>
      </w:r>
    </w:p>
    <w:p w14:paraId="406460A8" w14:textId="3F4E768B" w:rsidR="009F7466" w:rsidRPr="001F0A1A" w:rsidRDefault="00BE382A" w:rsidP="00B9255D">
      <w:pPr>
        <w:ind w:left="720"/>
        <w:rPr>
          <w:rFonts w:ascii="Times New Roman" w:hAnsi="Times New Roman" w:cs="Times New Roman"/>
        </w:rPr>
      </w:pPr>
      <w:r>
        <w:rPr>
          <w:rFonts w:ascii="Times New Roman" w:hAnsi="Times New Roman" w:cs="Times New Roman"/>
        </w:rPr>
        <w:t xml:space="preserve">Good things to know about </w:t>
      </w:r>
      <w:r w:rsidR="00B9255D">
        <w:rPr>
          <w:rFonts w:ascii="Times New Roman" w:hAnsi="Times New Roman" w:cs="Times New Roman"/>
        </w:rPr>
        <w:t>Wifi network: w</w:t>
      </w:r>
      <w:r w:rsidR="0052369E" w:rsidRPr="001F0A1A">
        <w:rPr>
          <w:rFonts w:ascii="Times New Roman" w:hAnsi="Times New Roman" w:cs="Times New Roman"/>
        </w:rPr>
        <w:t xml:space="preserve">hile setting up Wifi, the setup might ask about the network you want to connect to. </w:t>
      </w:r>
    </w:p>
    <w:p w14:paraId="4EA37721" w14:textId="0D48DB1D" w:rsidR="0052369E" w:rsidRDefault="0052369E" w:rsidP="00312F2D">
      <w:pPr>
        <w:pStyle w:val="ListParagraph"/>
        <w:numPr>
          <w:ilvl w:val="1"/>
          <w:numId w:val="3"/>
        </w:numPr>
        <w:rPr>
          <w:rFonts w:ascii="Times New Roman" w:hAnsi="Times New Roman" w:cs="Times New Roman"/>
        </w:rPr>
      </w:pPr>
      <w:r>
        <w:rPr>
          <w:rFonts w:ascii="Times New Roman" w:hAnsi="Times New Roman" w:cs="Times New Roman"/>
        </w:rPr>
        <w:t>If you are on campus at</w:t>
      </w:r>
      <w:r w:rsidR="00BE382A">
        <w:rPr>
          <w:rFonts w:ascii="Times New Roman" w:hAnsi="Times New Roman" w:cs="Times New Roman"/>
        </w:rPr>
        <w:t xml:space="preserve"> Duke, use the DUKE public Wifi. I</w:t>
      </w:r>
      <w:r w:rsidR="009F7466">
        <w:rPr>
          <w:rFonts w:ascii="Times New Roman" w:hAnsi="Times New Roman" w:cs="Times New Roman"/>
        </w:rPr>
        <w:t xml:space="preserve">ts security level is </w:t>
      </w:r>
      <w:r w:rsidR="00BE382A">
        <w:rPr>
          <w:rFonts w:ascii="Times New Roman" w:hAnsi="Times New Roman" w:cs="Times New Roman"/>
        </w:rPr>
        <w:t>“</w:t>
      </w:r>
      <w:r w:rsidR="009F7466">
        <w:rPr>
          <w:rFonts w:ascii="Times New Roman" w:hAnsi="Times New Roman" w:cs="Times New Roman"/>
        </w:rPr>
        <w:t>unsecured</w:t>
      </w:r>
      <w:r w:rsidR="00BE382A">
        <w:rPr>
          <w:rFonts w:ascii="Times New Roman" w:hAnsi="Times New Roman" w:cs="Times New Roman"/>
        </w:rPr>
        <w:t>”</w:t>
      </w:r>
      <w:r w:rsidR="009F7466">
        <w:rPr>
          <w:rFonts w:ascii="Times New Roman" w:hAnsi="Times New Roman" w:cs="Times New Roman"/>
        </w:rPr>
        <w:t>.</w:t>
      </w:r>
      <w:r w:rsidR="00BE382A">
        <w:rPr>
          <w:rFonts w:ascii="Times New Roman" w:hAnsi="Times New Roman" w:cs="Times New Roman"/>
        </w:rPr>
        <w:t xml:space="preserve"> Do not use DUKEBLUE. It’s a new Wifi </w:t>
      </w:r>
      <w:r w:rsidR="001B5BD6">
        <w:rPr>
          <w:rFonts w:ascii="Times New Roman" w:hAnsi="Times New Roman" w:cs="Times New Roman"/>
        </w:rPr>
        <w:t>extra secured network and requires registration that Photon can’t do.</w:t>
      </w:r>
      <w:r w:rsidR="00BE382A">
        <w:rPr>
          <w:rFonts w:ascii="Times New Roman" w:hAnsi="Times New Roman" w:cs="Times New Roman"/>
        </w:rPr>
        <w:t xml:space="preserve"> </w:t>
      </w:r>
      <w:r w:rsidR="009F7466">
        <w:rPr>
          <w:rFonts w:ascii="Times New Roman" w:hAnsi="Times New Roman" w:cs="Times New Roman"/>
        </w:rPr>
        <w:t>To use DUKE Wifi</w:t>
      </w:r>
      <w:r w:rsidR="00AE0B05">
        <w:rPr>
          <w:rFonts w:ascii="Times New Roman" w:hAnsi="Times New Roman" w:cs="Times New Roman"/>
        </w:rPr>
        <w:t xml:space="preserve"> on Photon</w:t>
      </w:r>
      <w:r w:rsidR="009F7466">
        <w:rPr>
          <w:rFonts w:ascii="Times New Roman" w:hAnsi="Times New Roman" w:cs="Times New Roman"/>
        </w:rPr>
        <w:t xml:space="preserve">, you need to register on </w:t>
      </w:r>
      <w:hyperlink r:id="rId15" w:history="1">
        <w:r w:rsidR="009F7466" w:rsidRPr="00C24760">
          <w:rPr>
            <w:rStyle w:val="Hyperlink"/>
            <w:rFonts w:ascii="Times New Roman" w:hAnsi="Times New Roman" w:cs="Times New Roman"/>
          </w:rPr>
          <w:t>https://dukereg.duke.edu/</w:t>
        </w:r>
      </w:hyperlink>
      <w:r w:rsidR="009F7466">
        <w:rPr>
          <w:rFonts w:ascii="Times New Roman" w:hAnsi="Times New Roman" w:cs="Times New Roman"/>
        </w:rPr>
        <w:t xml:space="preserve"> with the MAC address of the device. To obtain MAC address of the Photon, put the device into listening mode while connected to computer with USB, press “m” in the terminal</w:t>
      </w:r>
      <w:r w:rsidR="0009769E">
        <w:rPr>
          <w:rFonts w:ascii="Times New Roman" w:hAnsi="Times New Roman" w:cs="Times New Roman"/>
        </w:rPr>
        <w:t xml:space="preserve"> or command line portal and the address</w:t>
      </w:r>
      <w:r w:rsidR="009F7466">
        <w:rPr>
          <w:rFonts w:ascii="Times New Roman" w:hAnsi="Times New Roman" w:cs="Times New Roman"/>
        </w:rPr>
        <w:t xml:space="preserve"> will show up.</w:t>
      </w:r>
      <w:r w:rsidR="00533255">
        <w:rPr>
          <w:rFonts w:ascii="Times New Roman" w:hAnsi="Times New Roman" w:cs="Times New Roman"/>
        </w:rPr>
        <w:t xml:space="preserve"> The computer and the Photon don’t need to be connected under the same Wifi credential.</w:t>
      </w:r>
      <w:r w:rsidR="009F7466">
        <w:rPr>
          <w:rFonts w:ascii="Times New Roman" w:hAnsi="Times New Roman" w:cs="Times New Roman"/>
        </w:rPr>
        <w:t xml:space="preserve"> </w:t>
      </w:r>
      <w:r w:rsidR="00312F2D">
        <w:rPr>
          <w:rFonts w:ascii="Times New Roman" w:hAnsi="Times New Roman" w:cs="Times New Roman"/>
        </w:rPr>
        <w:t>(</w:t>
      </w:r>
      <w:r w:rsidR="00AE0B05">
        <w:rPr>
          <w:rFonts w:ascii="Times New Roman" w:hAnsi="Times New Roman" w:cs="Times New Roman"/>
        </w:rPr>
        <w:t>more information</w:t>
      </w:r>
      <w:r w:rsidR="00BC713B">
        <w:rPr>
          <w:rFonts w:ascii="Times New Roman" w:hAnsi="Times New Roman" w:cs="Times New Roman"/>
        </w:rPr>
        <w:t xml:space="preserve"> about connecting to Wifi on the Particle website </w:t>
      </w:r>
      <w:hyperlink r:id="rId16" w:anchor="display-mac-address" w:history="1">
        <w:r w:rsidR="00312F2D" w:rsidRPr="00C24760">
          <w:rPr>
            <w:rStyle w:val="Hyperlink"/>
            <w:rFonts w:ascii="Times New Roman" w:hAnsi="Times New Roman" w:cs="Times New Roman"/>
          </w:rPr>
          <w:t>https://docs.particle.io/support/troubleshooting/troubleshooting-tools/photon/#display-mac-address</w:t>
        </w:r>
      </w:hyperlink>
      <w:r w:rsidR="00312F2D">
        <w:rPr>
          <w:rFonts w:ascii="Times New Roman" w:hAnsi="Times New Roman" w:cs="Times New Roman"/>
        </w:rPr>
        <w:t>)</w:t>
      </w:r>
    </w:p>
    <w:p w14:paraId="3464C971" w14:textId="77777777" w:rsidR="008B25C4" w:rsidRDefault="009F7466" w:rsidP="008B25C4">
      <w:pPr>
        <w:pStyle w:val="ListParagraph"/>
        <w:numPr>
          <w:ilvl w:val="1"/>
          <w:numId w:val="3"/>
        </w:numPr>
        <w:rPr>
          <w:rFonts w:ascii="Times New Roman" w:hAnsi="Times New Roman" w:cs="Times New Roman"/>
        </w:rPr>
      </w:pPr>
      <w:r w:rsidRPr="00720212">
        <w:rPr>
          <w:rFonts w:ascii="Times New Roman" w:hAnsi="Times New Roman" w:cs="Times New Roman"/>
        </w:rPr>
        <w:lastRenderedPageBreak/>
        <w:t>If you are using a home Wifi</w:t>
      </w:r>
      <w:r w:rsidR="00720212" w:rsidRPr="00720212">
        <w:rPr>
          <w:rFonts w:ascii="Times New Roman" w:hAnsi="Times New Roman" w:cs="Times New Roman"/>
        </w:rPr>
        <w:t>, it’s easier to setup than any of the Duke Wifi</w:t>
      </w:r>
      <w:r w:rsidRPr="00720212">
        <w:rPr>
          <w:rFonts w:ascii="Times New Roman" w:hAnsi="Times New Roman" w:cs="Times New Roman"/>
        </w:rPr>
        <w:t xml:space="preserve">. Make sure you have </w:t>
      </w:r>
      <w:r w:rsidR="00720212" w:rsidRPr="00720212">
        <w:rPr>
          <w:rFonts w:ascii="Times New Roman" w:hAnsi="Times New Roman" w:cs="Times New Roman"/>
        </w:rPr>
        <w:t>your</w:t>
      </w:r>
      <w:r w:rsidRPr="00720212">
        <w:rPr>
          <w:rFonts w:ascii="Times New Roman" w:hAnsi="Times New Roman" w:cs="Times New Roman"/>
        </w:rPr>
        <w:t xml:space="preserve"> Wifi</w:t>
      </w:r>
      <w:r w:rsidR="00720212" w:rsidRPr="00720212">
        <w:rPr>
          <w:rFonts w:ascii="Times New Roman" w:hAnsi="Times New Roman" w:cs="Times New Roman"/>
        </w:rPr>
        <w:t xml:space="preserve"> username and password at hand, use</w:t>
      </w:r>
      <w:r w:rsidRPr="00720212">
        <w:rPr>
          <w:rFonts w:ascii="Times New Roman" w:hAnsi="Times New Roman" w:cs="Times New Roman"/>
        </w:rPr>
        <w:t xml:space="preserve"> the mobile app</w:t>
      </w:r>
      <w:r w:rsidR="00720212">
        <w:rPr>
          <w:rFonts w:ascii="Times New Roman" w:hAnsi="Times New Roman" w:cs="Times New Roman"/>
        </w:rPr>
        <w:t xml:space="preserve"> and follow the prompt. </w:t>
      </w:r>
      <w:r w:rsidR="008B25C4">
        <w:rPr>
          <w:rFonts w:ascii="Times New Roman" w:hAnsi="Times New Roman" w:cs="Times New Roman"/>
        </w:rPr>
        <w:t xml:space="preserve">It’s pretty self-explanatory. </w:t>
      </w:r>
    </w:p>
    <w:p w14:paraId="654FD92B" w14:textId="1990D1CA" w:rsidR="009F7466" w:rsidRPr="008B25C4" w:rsidRDefault="009F7466" w:rsidP="008B25C4">
      <w:pPr>
        <w:pStyle w:val="ListParagraph"/>
        <w:ind w:left="1440"/>
        <w:rPr>
          <w:rFonts w:ascii="Times New Roman" w:hAnsi="Times New Roman" w:cs="Times New Roman"/>
        </w:rPr>
      </w:pPr>
      <w:r w:rsidRPr="008B25C4">
        <w:rPr>
          <w:rFonts w:ascii="Times New Roman" w:hAnsi="Times New Roman" w:cs="Times New Roman"/>
        </w:rPr>
        <w:t xml:space="preserve"> </w:t>
      </w:r>
    </w:p>
    <w:p w14:paraId="1F44827D" w14:textId="79C8F37D" w:rsidR="005C03C8" w:rsidRDefault="005C03C8" w:rsidP="008834DB">
      <w:pPr>
        <w:pStyle w:val="ListParagraph"/>
        <w:numPr>
          <w:ilvl w:val="0"/>
          <w:numId w:val="3"/>
        </w:numPr>
        <w:rPr>
          <w:rFonts w:ascii="Times New Roman" w:hAnsi="Times New Roman" w:cs="Times New Roman"/>
        </w:rPr>
      </w:pPr>
      <w:r>
        <w:rPr>
          <w:rFonts w:ascii="Times New Roman" w:hAnsi="Times New Roman" w:cs="Times New Roman"/>
        </w:rPr>
        <w:t>W</w:t>
      </w:r>
      <w:r w:rsidR="00A56935">
        <w:rPr>
          <w:rFonts w:ascii="Times New Roman" w:hAnsi="Times New Roman" w:cs="Times New Roman"/>
        </w:rPr>
        <w:t>ith Particle CLI command line interface</w:t>
      </w:r>
      <w:r w:rsidR="00CD66AC">
        <w:rPr>
          <w:rFonts w:ascii="Times New Roman" w:hAnsi="Times New Roman" w:cs="Times New Roman"/>
        </w:rPr>
        <w:t xml:space="preserve">: well documented here on the Particle website </w:t>
      </w:r>
      <w:hyperlink r:id="rId17" w:history="1">
        <w:r w:rsidR="00CD66AC" w:rsidRPr="004B27B7">
          <w:rPr>
            <w:rStyle w:val="Hyperlink"/>
            <w:rFonts w:ascii="Times New Roman" w:hAnsi="Times New Roman" w:cs="Times New Roman"/>
          </w:rPr>
          <w:t>https://docs.particle.io/guide/getting-started/connect/photon/</w:t>
        </w:r>
      </w:hyperlink>
      <w:r w:rsidR="008834DB">
        <w:rPr>
          <w:rStyle w:val="Hyperlink"/>
          <w:rFonts w:ascii="Times New Roman" w:hAnsi="Times New Roman" w:cs="Times New Roman"/>
        </w:rPr>
        <w:t xml:space="preserve"> </w:t>
      </w:r>
      <w:r w:rsidR="008834DB" w:rsidRPr="008834DB">
        <w:rPr>
          <w:rStyle w:val="Hyperlink"/>
          <w:rFonts w:ascii="Times New Roman" w:hAnsi="Times New Roman" w:cs="Times New Roman"/>
        </w:rPr>
        <w:t>https://docs.particle.io/reference/cli/#particle-setup-wifi</w:t>
      </w:r>
    </w:p>
    <w:p w14:paraId="6BD83A3F" w14:textId="2BD35C91" w:rsidR="00515A9C" w:rsidRPr="00515A9C" w:rsidRDefault="002A5C14" w:rsidP="00515A9C">
      <w:pPr>
        <w:pStyle w:val="ListParagraph"/>
        <w:numPr>
          <w:ilvl w:val="0"/>
          <w:numId w:val="3"/>
        </w:numPr>
        <w:rPr>
          <w:rFonts w:ascii="Times New Roman" w:hAnsi="Times New Roman" w:cs="Times New Roman"/>
        </w:rPr>
      </w:pPr>
      <w:r>
        <w:rPr>
          <w:rFonts w:ascii="Times New Roman" w:hAnsi="Times New Roman" w:cs="Times New Roman"/>
        </w:rPr>
        <w:t>Documentation about what different colors of light on photon means is documented here</w:t>
      </w:r>
      <w:r w:rsidR="00515A9C">
        <w:rPr>
          <w:rFonts w:ascii="Times New Roman" w:hAnsi="Times New Roman" w:cs="Times New Roman"/>
        </w:rPr>
        <w:t>.</w:t>
      </w:r>
      <w:r>
        <w:rPr>
          <w:rFonts w:ascii="Times New Roman" w:hAnsi="Times New Roman" w:cs="Times New Roman"/>
        </w:rPr>
        <w:t xml:space="preserve"> </w:t>
      </w:r>
      <w:hyperlink r:id="rId18" w:history="1">
        <w:r w:rsidRPr="004B27B7">
          <w:rPr>
            <w:rStyle w:val="Hyperlink"/>
            <w:rFonts w:ascii="Times New Roman" w:hAnsi="Times New Roman" w:cs="Times New Roman"/>
          </w:rPr>
          <w:t>https://docs.particle.io/guide/getting-started/modes/photon/</w:t>
        </w:r>
      </w:hyperlink>
    </w:p>
    <w:p w14:paraId="43328A47" w14:textId="77777777" w:rsidR="002A5C14" w:rsidRDefault="002A5C14" w:rsidP="002A5C14">
      <w:pPr>
        <w:rPr>
          <w:rFonts w:ascii="Times New Roman" w:hAnsi="Times New Roman" w:cs="Times New Roman"/>
        </w:rPr>
      </w:pPr>
    </w:p>
    <w:p w14:paraId="04EF9C44" w14:textId="77777777" w:rsidR="0084289F" w:rsidRPr="009A37C6" w:rsidRDefault="0084289F" w:rsidP="0084289F">
      <w:pPr>
        <w:rPr>
          <w:rFonts w:ascii="Times New Roman" w:hAnsi="Times New Roman" w:cs="Times New Roman"/>
          <w:b/>
        </w:rPr>
      </w:pPr>
      <w:r w:rsidRPr="009A37C6">
        <w:rPr>
          <w:rFonts w:ascii="Times New Roman" w:hAnsi="Times New Roman" w:cs="Times New Roman"/>
          <w:b/>
        </w:rPr>
        <w:t xml:space="preserve">HOW TO CONNECT PHOTON TO WIFI </w:t>
      </w:r>
      <w:commentRangeStart w:id="6"/>
      <w:ins w:id="7" w:author="Karoline" w:date="2016-06-21T12:38:00Z">
        <w:r w:rsidR="005F2606">
          <w:rPr>
            <w:rFonts w:ascii="Times New Roman" w:hAnsi="Times New Roman" w:cs="Times New Roman"/>
            <w:b/>
          </w:rPr>
          <w:t>ONCE CREDENTIALS HAVE BEEN SET UP</w:t>
        </w:r>
        <w:commentRangeEnd w:id="6"/>
        <w:r w:rsidR="005F2606">
          <w:rPr>
            <w:rStyle w:val="CommentReference"/>
          </w:rPr>
          <w:commentReference w:id="6"/>
        </w:r>
      </w:ins>
    </w:p>
    <w:p w14:paraId="774A8157" w14:textId="77777777" w:rsidR="0084289F" w:rsidRDefault="0084289F" w:rsidP="0084289F">
      <w:pPr>
        <w:pStyle w:val="ListParagraph"/>
        <w:numPr>
          <w:ilvl w:val="0"/>
          <w:numId w:val="5"/>
        </w:numPr>
        <w:rPr>
          <w:rFonts w:ascii="Times New Roman" w:hAnsi="Times New Roman" w:cs="Times New Roman"/>
        </w:rPr>
      </w:pPr>
      <w:r>
        <w:rPr>
          <w:rFonts w:ascii="Times New Roman" w:hAnsi="Times New Roman" w:cs="Times New Roman"/>
        </w:rPr>
        <w:t>Power Photon with either USB cord or power supply of 3.6V-5.5VDC</w:t>
      </w:r>
    </w:p>
    <w:p w14:paraId="1B7D1489" w14:textId="1FCE8633" w:rsidR="002836A2" w:rsidRDefault="002836A2" w:rsidP="0084289F">
      <w:pPr>
        <w:pStyle w:val="ListParagraph"/>
        <w:numPr>
          <w:ilvl w:val="0"/>
          <w:numId w:val="5"/>
        </w:numPr>
        <w:rPr>
          <w:rFonts w:ascii="Times New Roman" w:hAnsi="Times New Roman" w:cs="Times New Roman"/>
        </w:rPr>
      </w:pPr>
      <w:r>
        <w:rPr>
          <w:rFonts w:ascii="Times New Roman" w:hAnsi="Times New Roman" w:cs="Times New Roman"/>
        </w:rPr>
        <w:t>Check to make sure the Photon is breathing cyan</w:t>
      </w:r>
    </w:p>
    <w:p w14:paraId="0050DFFE" w14:textId="2ADF5331" w:rsidR="009A37C6" w:rsidRDefault="009A37C6" w:rsidP="009A37C6">
      <w:pPr>
        <w:pStyle w:val="ListParagraph"/>
        <w:numPr>
          <w:ilvl w:val="0"/>
          <w:numId w:val="5"/>
        </w:numPr>
        <w:rPr>
          <w:rFonts w:ascii="Times New Roman" w:hAnsi="Times New Roman" w:cs="Times New Roman"/>
        </w:rPr>
      </w:pPr>
      <w:r>
        <w:rPr>
          <w:rFonts w:ascii="Times New Roman" w:hAnsi="Times New Roman" w:cs="Times New Roman"/>
        </w:rPr>
        <w:t>Debug tricks if not connected:</w:t>
      </w:r>
      <w:r w:rsidR="00334F4F">
        <w:rPr>
          <w:rFonts w:ascii="Times New Roman" w:hAnsi="Times New Roman" w:cs="Times New Roman"/>
        </w:rPr>
        <w:t xml:space="preserve"> due to the complexity of Duke’s network, Photon shows unpredictable behaviors under the Duke network especially. It was suggested by the Colab that it might work better under simpler network. </w:t>
      </w:r>
      <w:r w:rsidR="00190AE5">
        <w:rPr>
          <w:rFonts w:ascii="Times New Roman" w:hAnsi="Times New Roman" w:cs="Times New Roman"/>
        </w:rPr>
        <w:t xml:space="preserve">For some reason, Duke’s network might be rejecting Photon’s connection and that’s probably why sometimes Photon has such difficulty connecting. </w:t>
      </w:r>
    </w:p>
    <w:p w14:paraId="39ADD0A4" w14:textId="77777777" w:rsidR="009A37C6" w:rsidRDefault="009A37C6" w:rsidP="009A37C6">
      <w:pPr>
        <w:pStyle w:val="ListParagraph"/>
        <w:numPr>
          <w:ilvl w:val="1"/>
          <w:numId w:val="5"/>
        </w:numPr>
        <w:rPr>
          <w:rFonts w:ascii="Times New Roman" w:hAnsi="Times New Roman" w:cs="Times New Roman"/>
        </w:rPr>
      </w:pPr>
      <w:r>
        <w:rPr>
          <w:rFonts w:ascii="Times New Roman" w:hAnsi="Times New Roman" w:cs="Times New Roman"/>
        </w:rPr>
        <w:t>Reconnect power supply</w:t>
      </w:r>
    </w:p>
    <w:p w14:paraId="5C29F45A" w14:textId="4FFDC331" w:rsidR="009A37C6" w:rsidRDefault="009A37C6" w:rsidP="009A37C6">
      <w:pPr>
        <w:pStyle w:val="ListParagraph"/>
        <w:numPr>
          <w:ilvl w:val="1"/>
          <w:numId w:val="5"/>
        </w:numPr>
        <w:rPr>
          <w:rFonts w:ascii="Times New Roman" w:hAnsi="Times New Roman" w:cs="Times New Roman"/>
        </w:rPr>
      </w:pPr>
      <w:r>
        <w:rPr>
          <w:rFonts w:ascii="Times New Roman" w:hAnsi="Times New Roman" w:cs="Times New Roman"/>
        </w:rPr>
        <w:t xml:space="preserve">Press on the SETUP for 3 seconds </w:t>
      </w:r>
      <w:r w:rsidR="008E0FFA">
        <w:rPr>
          <w:rFonts w:ascii="Times New Roman" w:hAnsi="Times New Roman" w:cs="Times New Roman"/>
        </w:rPr>
        <w:t>repeatedly until</w:t>
      </w:r>
      <w:r>
        <w:rPr>
          <w:rFonts w:ascii="Times New Roman" w:hAnsi="Times New Roman" w:cs="Times New Roman"/>
        </w:rPr>
        <w:t xml:space="preserve"> Photon </w:t>
      </w:r>
      <w:r w:rsidR="008E0FFA">
        <w:rPr>
          <w:rFonts w:ascii="Times New Roman" w:hAnsi="Times New Roman" w:cs="Times New Roman"/>
        </w:rPr>
        <w:t>starts blinking</w:t>
      </w:r>
      <w:r>
        <w:rPr>
          <w:rFonts w:ascii="Times New Roman" w:hAnsi="Times New Roman" w:cs="Times New Roman"/>
        </w:rPr>
        <w:t xml:space="preserve"> gre</w:t>
      </w:r>
      <w:r w:rsidR="008E0FFA">
        <w:rPr>
          <w:rFonts w:ascii="Times New Roman" w:hAnsi="Times New Roman" w:cs="Times New Roman"/>
        </w:rPr>
        <w:t xml:space="preserve">en (connecting to Wifi) rapidly. Give it a few sec to react. </w:t>
      </w:r>
    </w:p>
    <w:p w14:paraId="2985465F" w14:textId="78E96301" w:rsidR="005C236C" w:rsidRDefault="005C236C" w:rsidP="009A37C6">
      <w:pPr>
        <w:pStyle w:val="ListParagraph"/>
        <w:numPr>
          <w:ilvl w:val="1"/>
          <w:numId w:val="5"/>
        </w:numPr>
        <w:rPr>
          <w:rFonts w:ascii="Times New Roman" w:hAnsi="Times New Roman" w:cs="Times New Roman"/>
        </w:rPr>
      </w:pPr>
      <w:r>
        <w:rPr>
          <w:rFonts w:ascii="Times New Roman" w:hAnsi="Times New Roman" w:cs="Times New Roman"/>
        </w:rPr>
        <w:t xml:space="preserve">Keep it connect via USB and wait. </w:t>
      </w:r>
    </w:p>
    <w:p w14:paraId="50900194" w14:textId="77777777" w:rsidR="009A37C6" w:rsidRDefault="009A37C6" w:rsidP="009A37C6">
      <w:pPr>
        <w:pStyle w:val="ListParagraph"/>
        <w:numPr>
          <w:ilvl w:val="1"/>
          <w:numId w:val="5"/>
        </w:numPr>
        <w:rPr>
          <w:rFonts w:ascii="Times New Roman" w:hAnsi="Times New Roman" w:cs="Times New Roman"/>
        </w:rPr>
      </w:pPr>
      <w:r>
        <w:rPr>
          <w:rFonts w:ascii="Times New Roman" w:hAnsi="Times New Roman" w:cs="Times New Roman"/>
        </w:rPr>
        <w:t xml:space="preserve">Hold down both SETUP and RESET for 3 seconds and release RESET button until the Photon starts blinking magenta, then release the SETUP button. This put Photon into safe mode. Then re-upload the code and see if the Photon will automatically connect to Wifi. (More info about safety mode here </w:t>
      </w:r>
      <w:hyperlink r:id="rId19" w:history="1">
        <w:r w:rsidRPr="009A37C6">
          <w:rPr>
            <w:rStyle w:val="Hyperlink"/>
            <w:rFonts w:ascii="Times New Roman" w:hAnsi="Times New Roman" w:cs="Times New Roman"/>
          </w:rPr>
          <w:t>https://docs.particle.io/guide/getting-started/modes/photon/</w:t>
        </w:r>
      </w:hyperlink>
      <w:r w:rsidRPr="009A37C6">
        <w:rPr>
          <w:rFonts w:ascii="Times New Roman" w:hAnsi="Times New Roman" w:cs="Times New Roman"/>
        </w:rPr>
        <w:t>)</w:t>
      </w:r>
    </w:p>
    <w:p w14:paraId="2BC8E246" w14:textId="48EA54E4" w:rsidR="00D81917" w:rsidRPr="009A37C6" w:rsidRDefault="00D81917" w:rsidP="00D81917">
      <w:pPr>
        <w:pStyle w:val="ListParagraph"/>
        <w:numPr>
          <w:ilvl w:val="1"/>
          <w:numId w:val="5"/>
        </w:numPr>
        <w:rPr>
          <w:rFonts w:ascii="Times New Roman" w:hAnsi="Times New Roman" w:cs="Times New Roman"/>
        </w:rPr>
      </w:pPr>
      <w:r>
        <w:rPr>
          <w:rFonts w:ascii="Times New Roman" w:hAnsi="Times New Roman" w:cs="Times New Roman"/>
        </w:rPr>
        <w:t>Enter DFU mode and do DFU factory reset. (DFU means firmware upgrade. This method is not rec</w:t>
      </w:r>
      <w:r w:rsidR="00484671">
        <w:rPr>
          <w:rFonts w:ascii="Times New Roman" w:hAnsi="Times New Roman" w:cs="Times New Roman"/>
        </w:rPr>
        <w:t xml:space="preserve">ommended due to its complexity, and I recommend use it as the last resort. </w:t>
      </w:r>
      <w:r>
        <w:rPr>
          <w:rFonts w:ascii="Times New Roman" w:hAnsi="Times New Roman" w:cs="Times New Roman"/>
        </w:rPr>
        <w:t xml:space="preserve">I got some </w:t>
      </w:r>
      <w:r w:rsidR="00484671">
        <w:rPr>
          <w:rFonts w:ascii="Times New Roman" w:hAnsi="Times New Roman" w:cs="Times New Roman"/>
        </w:rPr>
        <w:t xml:space="preserve">help from the Colab, but </w:t>
      </w:r>
      <w:r>
        <w:rPr>
          <w:rFonts w:ascii="Times New Roman" w:hAnsi="Times New Roman" w:cs="Times New Roman"/>
        </w:rPr>
        <w:t xml:space="preserve">a Photon is truly broken, DFU won’t even fix it. Explore it </w:t>
      </w:r>
      <w:r w:rsidR="00484671">
        <w:rPr>
          <w:rFonts w:ascii="Times New Roman" w:hAnsi="Times New Roman" w:cs="Times New Roman"/>
        </w:rPr>
        <w:t xml:space="preserve">here </w:t>
      </w:r>
      <w:hyperlink r:id="rId20" w:history="1">
        <w:r w:rsidRPr="0061118D">
          <w:rPr>
            <w:rStyle w:val="Hyperlink"/>
            <w:rFonts w:ascii="Times New Roman" w:hAnsi="Times New Roman" w:cs="Times New Roman"/>
          </w:rPr>
          <w:t>https://docs.particle.io/reference/firmware/photon/#dfu-</w:t>
        </w:r>
      </w:hyperlink>
      <w:r>
        <w:rPr>
          <w:rFonts w:ascii="Times New Roman" w:hAnsi="Times New Roman" w:cs="Times New Roman"/>
        </w:rPr>
        <w:t xml:space="preserve"> )</w:t>
      </w:r>
    </w:p>
    <w:p w14:paraId="3F995F49" w14:textId="77777777" w:rsidR="0084289F" w:rsidRPr="002A5C14" w:rsidRDefault="0084289F" w:rsidP="002A5C14">
      <w:pPr>
        <w:rPr>
          <w:rFonts w:ascii="Times New Roman" w:hAnsi="Times New Roman" w:cs="Times New Roman"/>
        </w:rPr>
      </w:pPr>
    </w:p>
    <w:p w14:paraId="79E94929" w14:textId="77777777" w:rsidR="00AB3CBF" w:rsidRPr="008E3FD9" w:rsidRDefault="009A37C6" w:rsidP="00AB3CBF">
      <w:pPr>
        <w:rPr>
          <w:rFonts w:ascii="Times New Roman" w:hAnsi="Times New Roman" w:cs="Times New Roman"/>
          <w:b/>
        </w:rPr>
      </w:pPr>
      <w:commentRangeStart w:id="8"/>
      <w:r w:rsidRPr="008E3FD9">
        <w:rPr>
          <w:rFonts w:ascii="Times New Roman" w:hAnsi="Times New Roman" w:cs="Times New Roman"/>
          <w:b/>
        </w:rPr>
        <w:t xml:space="preserve">HOW TO UPLOAD CODE TO PHOTON </w:t>
      </w:r>
      <w:commentRangeEnd w:id="8"/>
      <w:r w:rsidR="005F2606">
        <w:rPr>
          <w:rStyle w:val="CommentReference"/>
        </w:rPr>
        <w:commentReference w:id="8"/>
      </w:r>
    </w:p>
    <w:p w14:paraId="05A89B57" w14:textId="77777777" w:rsidR="009A37C6" w:rsidRDefault="009A37C6" w:rsidP="009A37C6">
      <w:pPr>
        <w:pStyle w:val="ListParagraph"/>
        <w:numPr>
          <w:ilvl w:val="0"/>
          <w:numId w:val="13"/>
        </w:numPr>
        <w:rPr>
          <w:rFonts w:ascii="Times New Roman" w:hAnsi="Times New Roman" w:cs="Times New Roman"/>
        </w:rPr>
      </w:pPr>
      <w:r>
        <w:rPr>
          <w:rFonts w:ascii="Times New Roman" w:hAnsi="Times New Roman" w:cs="Times New Roman"/>
        </w:rPr>
        <w:t>Open Particle Build website (</w:t>
      </w:r>
      <w:hyperlink r:id="rId21" w:history="1">
        <w:r w:rsidRPr="009A37C6">
          <w:rPr>
            <w:rStyle w:val="Hyperlink"/>
            <w:rFonts w:ascii="Times New Roman" w:hAnsi="Times New Roman" w:cs="Times New Roman"/>
          </w:rPr>
          <w:t>https://build.particle.io/build/new</w:t>
        </w:r>
      </w:hyperlink>
      <w:r>
        <w:rPr>
          <w:rFonts w:ascii="Times New Roman" w:hAnsi="Times New Roman" w:cs="Times New Roman"/>
        </w:rPr>
        <w:t xml:space="preserve">) and here is the IDE to write code and flash code to the device. </w:t>
      </w:r>
    </w:p>
    <w:p w14:paraId="03AC92E4" w14:textId="0D5E5020" w:rsidR="0048058C" w:rsidRDefault="0048058C" w:rsidP="009A37C6">
      <w:pPr>
        <w:pStyle w:val="ListParagraph"/>
        <w:numPr>
          <w:ilvl w:val="0"/>
          <w:numId w:val="13"/>
        </w:numPr>
        <w:rPr>
          <w:rFonts w:ascii="Times New Roman" w:hAnsi="Times New Roman" w:cs="Times New Roman"/>
        </w:rPr>
      </w:pPr>
      <w:r>
        <w:rPr>
          <w:rFonts w:ascii="Times New Roman" w:hAnsi="Times New Roman" w:cs="Times New Roman"/>
        </w:rPr>
        <w:t xml:space="preserve">All codes I’ve written are in Lucy’s account. </w:t>
      </w:r>
      <w:r w:rsidR="00FE6CB0">
        <w:rPr>
          <w:rFonts w:ascii="Times New Roman" w:hAnsi="Times New Roman" w:cs="Times New Roman"/>
        </w:rPr>
        <w:t xml:space="preserve">“PHOTON” is the main code with collecting data, logging into SD card and FTP. “FTP” code is to read SD and FTP files in SD card to Colab’s server. “SDTEST” is a file to read data from a certain file in SD card and print content to serial monitor. The other files are just my test files, which can be ignored. </w:t>
      </w:r>
    </w:p>
    <w:p w14:paraId="77612114" w14:textId="790229C3" w:rsidR="0048058C" w:rsidRPr="00FE6CB0" w:rsidRDefault="00FC4140" w:rsidP="00FC4140">
      <w:pPr>
        <w:pStyle w:val="ListParagraph"/>
        <w:rPr>
          <w:rFonts w:ascii="Times New Roman" w:hAnsi="Times New Roman" w:cs="Times New Roman"/>
          <w:b/>
        </w:rPr>
      </w:pPr>
      <w:r w:rsidRPr="0064050A">
        <w:rPr>
          <w:rFonts w:ascii="Times New Roman" w:hAnsi="Times New Roman" w:cs="Times New Roman"/>
          <w:b/>
          <w:highlight w:val="yellow"/>
        </w:rPr>
        <w:t xml:space="preserve">Username: </w:t>
      </w:r>
      <w:hyperlink r:id="rId22" w:history="1">
        <w:r w:rsidRPr="0064050A">
          <w:rPr>
            <w:rStyle w:val="Hyperlink"/>
            <w:rFonts w:ascii="Times New Roman" w:hAnsi="Times New Roman" w:cs="Times New Roman"/>
            <w:b/>
            <w:highlight w:val="yellow"/>
          </w:rPr>
          <w:t>spothorse9.lucy@gmail.com</w:t>
        </w:r>
      </w:hyperlink>
      <w:r w:rsidRPr="0064050A">
        <w:rPr>
          <w:rFonts w:ascii="Times New Roman" w:hAnsi="Times New Roman" w:cs="Times New Roman"/>
          <w:b/>
          <w:highlight w:val="yellow"/>
        </w:rPr>
        <w:t xml:space="preserve">    Password: BerginLabs</w:t>
      </w:r>
    </w:p>
    <w:p w14:paraId="305C0C62" w14:textId="05F9B39B" w:rsidR="00155266" w:rsidRDefault="00155266" w:rsidP="009A37C6">
      <w:pPr>
        <w:pStyle w:val="ListParagraph"/>
        <w:numPr>
          <w:ilvl w:val="0"/>
          <w:numId w:val="13"/>
        </w:numPr>
        <w:rPr>
          <w:rFonts w:ascii="Times New Roman" w:hAnsi="Times New Roman" w:cs="Times New Roman"/>
        </w:rPr>
      </w:pPr>
      <w:r>
        <w:rPr>
          <w:rFonts w:ascii="Times New Roman" w:hAnsi="Times New Roman" w:cs="Times New Roman"/>
        </w:rPr>
        <w:t>Make sure you log in with the same account that you logged in on your mobile app when you</w:t>
      </w:r>
      <w:r w:rsidR="00C83D85">
        <w:rPr>
          <w:rFonts w:ascii="Times New Roman" w:hAnsi="Times New Roman" w:cs="Times New Roman"/>
        </w:rPr>
        <w:t xml:space="preserve"> connected your Photon to Wifi</w:t>
      </w:r>
    </w:p>
    <w:p w14:paraId="5653D2C8" w14:textId="77777777" w:rsidR="00155266" w:rsidRDefault="00155266" w:rsidP="009A37C6">
      <w:pPr>
        <w:pStyle w:val="ListParagraph"/>
        <w:numPr>
          <w:ilvl w:val="0"/>
          <w:numId w:val="13"/>
        </w:numPr>
        <w:rPr>
          <w:rFonts w:ascii="Times New Roman" w:hAnsi="Times New Roman" w:cs="Times New Roman"/>
        </w:rPr>
      </w:pPr>
      <w:r>
        <w:rPr>
          <w:rFonts w:ascii="Times New Roman" w:hAnsi="Times New Roman" w:cs="Times New Roman"/>
        </w:rPr>
        <w:t xml:space="preserve">Make sure your Photon is working under the same Wifi credential that you registered with, or you will have to setup the Photon to the new Wifi credentials with the mobile app again. </w:t>
      </w:r>
    </w:p>
    <w:p w14:paraId="68CA31EC" w14:textId="77777777" w:rsidR="008E3FD9" w:rsidRDefault="008E3FD9" w:rsidP="009A37C6">
      <w:pPr>
        <w:pStyle w:val="ListParagraph"/>
        <w:numPr>
          <w:ilvl w:val="0"/>
          <w:numId w:val="13"/>
        </w:numPr>
        <w:rPr>
          <w:rFonts w:ascii="Times New Roman" w:hAnsi="Times New Roman" w:cs="Times New Roman"/>
        </w:rPr>
      </w:pPr>
      <w:r>
        <w:rPr>
          <w:rFonts w:ascii="Times New Roman" w:hAnsi="Times New Roman" w:cs="Times New Roman"/>
        </w:rPr>
        <w:lastRenderedPageBreak/>
        <w:t xml:space="preserve">Go to the device manager on the left column. Your device is connected to the IDE if there is a small cyan circle on the side of your device name. </w:t>
      </w:r>
    </w:p>
    <w:p w14:paraId="2841D541" w14:textId="0D2486F0" w:rsidR="00812095" w:rsidRDefault="00812095" w:rsidP="009A37C6">
      <w:pPr>
        <w:pStyle w:val="ListParagraph"/>
        <w:numPr>
          <w:ilvl w:val="0"/>
          <w:numId w:val="13"/>
        </w:numPr>
        <w:rPr>
          <w:rFonts w:ascii="Times New Roman" w:hAnsi="Times New Roman" w:cs="Times New Roman"/>
        </w:rPr>
      </w:pPr>
      <w:r>
        <w:rPr>
          <w:rFonts w:ascii="Times New Roman" w:hAnsi="Times New Roman" w:cs="Times New Roman"/>
        </w:rPr>
        <w:t>When multiple devices are present, click on the left of the device you want to use. A yellow star will show up, which mark the device that you want to upload the code to.</w:t>
      </w:r>
    </w:p>
    <w:p w14:paraId="2FEA20D3" w14:textId="77777777" w:rsidR="00155266" w:rsidRDefault="00155266" w:rsidP="009A37C6">
      <w:pPr>
        <w:pStyle w:val="ListParagraph"/>
        <w:numPr>
          <w:ilvl w:val="0"/>
          <w:numId w:val="13"/>
        </w:numPr>
        <w:rPr>
          <w:rFonts w:ascii="Times New Roman" w:hAnsi="Times New Roman" w:cs="Times New Roman"/>
        </w:rPr>
      </w:pPr>
      <w:r>
        <w:rPr>
          <w:rFonts w:ascii="Times New Roman" w:hAnsi="Times New Roman" w:cs="Times New Roman"/>
        </w:rPr>
        <w:t xml:space="preserve">Write your code. Verify code using the checkmark button on the top left corner and flash code to Photon using the flash button on top left. </w:t>
      </w:r>
    </w:p>
    <w:p w14:paraId="4CF659D2" w14:textId="0CD4A6DC" w:rsidR="00CD6285" w:rsidRPr="0064050A" w:rsidRDefault="00155266" w:rsidP="009A37C6">
      <w:pPr>
        <w:pStyle w:val="ListParagraph"/>
        <w:numPr>
          <w:ilvl w:val="0"/>
          <w:numId w:val="13"/>
        </w:numPr>
        <w:rPr>
          <w:rFonts w:ascii="Times New Roman" w:hAnsi="Times New Roman" w:cs="Times New Roman"/>
        </w:rPr>
      </w:pPr>
      <w:r>
        <w:rPr>
          <w:rFonts w:ascii="Times New Roman" w:hAnsi="Times New Roman" w:cs="Times New Roman"/>
        </w:rPr>
        <w:t xml:space="preserve">The Photon will start blinking magenta </w:t>
      </w:r>
      <w:r w:rsidR="008E3FD9">
        <w:rPr>
          <w:rFonts w:ascii="Times New Roman" w:hAnsi="Times New Roman" w:cs="Times New Roman"/>
        </w:rPr>
        <w:t xml:space="preserve">and then go back to breathing cyan. </w:t>
      </w:r>
      <w:r w:rsidR="00915976">
        <w:rPr>
          <w:rFonts w:ascii="Times New Roman" w:hAnsi="Times New Roman" w:cs="Times New Roman"/>
        </w:rPr>
        <w:t xml:space="preserve">On the bottom of the Particle IDE, a prompt will tell you if the flash is successful. </w:t>
      </w:r>
    </w:p>
    <w:p w14:paraId="21E0ACD3" w14:textId="77777777" w:rsidR="00CD6285" w:rsidRDefault="00CD6285" w:rsidP="009A37C6">
      <w:pPr>
        <w:rPr>
          <w:rFonts w:ascii="Times New Roman" w:hAnsi="Times New Roman" w:cs="Times New Roman"/>
        </w:rPr>
      </w:pPr>
    </w:p>
    <w:p w14:paraId="4352E4D5" w14:textId="77777777" w:rsidR="00CD6285" w:rsidRPr="00CC2AD1" w:rsidRDefault="00CD6285" w:rsidP="009A37C6">
      <w:pPr>
        <w:rPr>
          <w:rFonts w:ascii="Times New Roman" w:hAnsi="Times New Roman" w:cs="Times New Roman"/>
          <w:b/>
        </w:rPr>
      </w:pPr>
      <w:r w:rsidRPr="00CC2AD1">
        <w:rPr>
          <w:rFonts w:ascii="Times New Roman" w:hAnsi="Times New Roman" w:cs="Times New Roman"/>
          <w:b/>
        </w:rPr>
        <w:t>HOW TO MONITOR SERIAL OUTPUT FOR DEBUGGING</w:t>
      </w:r>
    </w:p>
    <w:p w14:paraId="5E219279" w14:textId="77777777" w:rsidR="00CD6285" w:rsidRDefault="00CD6285" w:rsidP="00CD6285">
      <w:pPr>
        <w:pStyle w:val="ListParagraph"/>
        <w:numPr>
          <w:ilvl w:val="0"/>
          <w:numId w:val="14"/>
        </w:numPr>
        <w:rPr>
          <w:rFonts w:ascii="Times New Roman" w:hAnsi="Times New Roman" w:cs="Times New Roman"/>
        </w:rPr>
      </w:pPr>
      <w:r>
        <w:rPr>
          <w:rFonts w:ascii="Times New Roman" w:hAnsi="Times New Roman" w:cs="Times New Roman"/>
        </w:rPr>
        <w:t xml:space="preserve">Download Putty.exe </w:t>
      </w:r>
    </w:p>
    <w:p w14:paraId="48FD16A8" w14:textId="77777777" w:rsidR="00CD6285" w:rsidRDefault="00CD6285" w:rsidP="00CD6285">
      <w:pPr>
        <w:pStyle w:val="ListParagraph"/>
        <w:numPr>
          <w:ilvl w:val="0"/>
          <w:numId w:val="14"/>
        </w:numPr>
        <w:rPr>
          <w:rFonts w:ascii="Times New Roman" w:hAnsi="Times New Roman" w:cs="Times New Roman"/>
        </w:rPr>
      </w:pPr>
      <w:r>
        <w:rPr>
          <w:rFonts w:ascii="Times New Roman" w:hAnsi="Times New Roman" w:cs="Times New Roman"/>
        </w:rPr>
        <w:t>Open Device Manager on your computer, press the “scan for hardware changes” button (most of the time this process is automatic)</w:t>
      </w:r>
    </w:p>
    <w:p w14:paraId="305AF7AF" w14:textId="77777777" w:rsidR="00CD6285" w:rsidRDefault="00CD6285" w:rsidP="00CD6285">
      <w:pPr>
        <w:pStyle w:val="ListParagraph"/>
        <w:numPr>
          <w:ilvl w:val="0"/>
          <w:numId w:val="14"/>
        </w:numPr>
        <w:rPr>
          <w:rFonts w:ascii="Times New Roman" w:hAnsi="Times New Roman" w:cs="Times New Roman"/>
        </w:rPr>
      </w:pPr>
      <w:r>
        <w:rPr>
          <w:rFonts w:ascii="Times New Roman" w:hAnsi="Times New Roman" w:cs="Times New Roman"/>
        </w:rPr>
        <w:t xml:space="preserve">Under Ports (COM &amp; LPT), there will be something named Photon (COM…). If it’s not showing Photon, right click on the device that shows up and click “update driver software”. Take note of the correct COM number. </w:t>
      </w:r>
    </w:p>
    <w:p w14:paraId="2CDCC772" w14:textId="77777777" w:rsidR="004F002D" w:rsidRDefault="00CD6285" w:rsidP="00CD6285">
      <w:pPr>
        <w:pStyle w:val="ListParagraph"/>
        <w:numPr>
          <w:ilvl w:val="0"/>
          <w:numId w:val="14"/>
        </w:numPr>
        <w:rPr>
          <w:rFonts w:ascii="Times New Roman" w:hAnsi="Times New Roman" w:cs="Times New Roman"/>
        </w:rPr>
      </w:pPr>
      <w:r>
        <w:rPr>
          <w:rFonts w:ascii="Times New Roman" w:hAnsi="Times New Roman" w:cs="Times New Roman"/>
        </w:rPr>
        <w:t xml:space="preserve">Open PuTTY. Select </w:t>
      </w:r>
      <w:r w:rsidRPr="000D2AA0">
        <w:rPr>
          <w:rFonts w:ascii="Times New Roman" w:hAnsi="Times New Roman" w:cs="Times New Roman"/>
          <w:b/>
        </w:rPr>
        <w:t>Serial</w:t>
      </w:r>
      <w:r>
        <w:rPr>
          <w:rFonts w:ascii="Times New Roman" w:hAnsi="Times New Roman" w:cs="Times New Roman"/>
        </w:rPr>
        <w:t xml:space="preserve"> and write “</w:t>
      </w:r>
      <w:r w:rsidRPr="000D2AA0">
        <w:rPr>
          <w:rFonts w:ascii="Times New Roman" w:hAnsi="Times New Roman" w:cs="Times New Roman"/>
          <w:b/>
        </w:rPr>
        <w:t>COM...”</w:t>
      </w:r>
      <w:r>
        <w:rPr>
          <w:rFonts w:ascii="Times New Roman" w:hAnsi="Times New Roman" w:cs="Times New Roman"/>
        </w:rPr>
        <w:t xml:space="preserve"> under the host name. COM should be followed by the exact same number you took note of in the last step, for example, “COM4”. The COM number differs from device to device, make sure you change the COM number if you change to another Photon device. </w:t>
      </w:r>
    </w:p>
    <w:p w14:paraId="0284D337" w14:textId="76D827DE" w:rsidR="000D2AA0" w:rsidRDefault="000D2AA0" w:rsidP="00CD6285">
      <w:pPr>
        <w:pStyle w:val="ListParagraph"/>
        <w:numPr>
          <w:ilvl w:val="0"/>
          <w:numId w:val="14"/>
        </w:numPr>
        <w:rPr>
          <w:rFonts w:ascii="Times New Roman" w:hAnsi="Times New Roman" w:cs="Times New Roman"/>
        </w:rPr>
      </w:pPr>
      <w:r>
        <w:rPr>
          <w:rFonts w:ascii="Times New Roman" w:hAnsi="Times New Roman" w:cs="Times New Roman"/>
        </w:rPr>
        <w:t xml:space="preserve">You can save a login session by typing a name in the “Saved Session” box and press Save. You can load an earlier session by double-click on the session name you saved. </w:t>
      </w:r>
    </w:p>
    <w:p w14:paraId="2CDC3635" w14:textId="77777777" w:rsidR="00CD6285" w:rsidRDefault="004F002D" w:rsidP="00CD6285">
      <w:pPr>
        <w:pStyle w:val="ListParagraph"/>
        <w:numPr>
          <w:ilvl w:val="0"/>
          <w:numId w:val="14"/>
        </w:numPr>
        <w:rPr>
          <w:rFonts w:ascii="Times New Roman" w:hAnsi="Times New Roman" w:cs="Times New Roman"/>
        </w:rPr>
      </w:pPr>
      <w:r>
        <w:rPr>
          <w:rFonts w:ascii="Times New Roman" w:hAnsi="Times New Roman" w:cs="Times New Roman"/>
        </w:rPr>
        <w:t xml:space="preserve">This works the same way as the automatic serial monitor in the Arduino IDE. </w:t>
      </w:r>
    </w:p>
    <w:p w14:paraId="067EFBF0" w14:textId="2534624E" w:rsidR="000D2AA0" w:rsidRPr="000D2AA0" w:rsidRDefault="000D2AA0" w:rsidP="000D2AA0">
      <w:pPr>
        <w:jc w:val="center"/>
        <w:rPr>
          <w:rFonts w:ascii="Times New Roman" w:hAnsi="Times New Roman" w:cs="Times New Roman"/>
        </w:rPr>
      </w:pPr>
      <w:r>
        <w:rPr>
          <w:rFonts w:ascii="Times New Roman" w:hAnsi="Times New Roman" w:cs="Times New Roman"/>
          <w:noProof/>
        </w:rPr>
        <w:drawing>
          <wp:inline distT="0" distB="0" distL="0" distR="0" wp14:anchorId="4C961727" wp14:editId="6D22763C">
            <wp:extent cx="4314663" cy="3832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3345" cy="3840572"/>
                    </a:xfrm>
                    <a:prstGeom prst="rect">
                      <a:avLst/>
                    </a:prstGeom>
                    <a:noFill/>
                    <a:ln>
                      <a:noFill/>
                    </a:ln>
                  </pic:spPr>
                </pic:pic>
              </a:graphicData>
            </a:graphic>
          </wp:inline>
        </w:drawing>
      </w:r>
    </w:p>
    <w:p w14:paraId="17186846" w14:textId="77777777" w:rsidR="00CD6285" w:rsidRPr="009A37C6" w:rsidRDefault="00CD6285" w:rsidP="009A37C6">
      <w:pPr>
        <w:rPr>
          <w:rFonts w:ascii="Times New Roman" w:hAnsi="Times New Roman" w:cs="Times New Roman"/>
        </w:rPr>
      </w:pPr>
      <w:commentRangeStart w:id="9"/>
    </w:p>
    <w:p w14:paraId="1E64F0D1" w14:textId="77777777" w:rsidR="00AB3CBF" w:rsidRPr="00CC2AD1" w:rsidRDefault="00AB3CBF" w:rsidP="00AB3CBF">
      <w:pPr>
        <w:rPr>
          <w:rFonts w:ascii="Times New Roman" w:hAnsi="Times New Roman" w:cs="Times New Roman"/>
          <w:b/>
        </w:rPr>
      </w:pPr>
      <w:r w:rsidRPr="00CC2AD1">
        <w:rPr>
          <w:rFonts w:ascii="Times New Roman" w:hAnsi="Times New Roman" w:cs="Times New Roman"/>
          <w:b/>
        </w:rPr>
        <w:t>USEFUL TOOLS TO WORK WITH PHOTON</w:t>
      </w:r>
      <w:commentRangeEnd w:id="9"/>
      <w:r w:rsidR="005F2606">
        <w:rPr>
          <w:rStyle w:val="CommentReference"/>
        </w:rPr>
        <w:commentReference w:id="9"/>
      </w:r>
    </w:p>
    <w:p w14:paraId="21773BEC" w14:textId="1D0EE3AE" w:rsidR="00AB3CBF" w:rsidRDefault="00AB3CBF" w:rsidP="00AB3CBF">
      <w:pPr>
        <w:pStyle w:val="ListParagraph"/>
        <w:numPr>
          <w:ilvl w:val="0"/>
          <w:numId w:val="10"/>
        </w:numPr>
        <w:rPr>
          <w:rFonts w:ascii="Times New Roman" w:hAnsi="Times New Roman" w:cs="Times New Roman"/>
        </w:rPr>
      </w:pPr>
      <w:commentRangeStart w:id="10"/>
      <w:r w:rsidRPr="00C30615">
        <w:rPr>
          <w:rFonts w:ascii="Times New Roman" w:hAnsi="Times New Roman" w:cs="Times New Roman"/>
          <w:b/>
        </w:rPr>
        <w:t>Particle dev</w:t>
      </w:r>
      <w:r w:rsidR="00CC2AD1" w:rsidRPr="00C30615">
        <w:rPr>
          <w:rFonts w:ascii="Times New Roman" w:hAnsi="Times New Roman" w:cs="Times New Roman"/>
          <w:b/>
        </w:rPr>
        <w:t>:</w:t>
      </w:r>
      <w:r w:rsidR="00CC2AD1">
        <w:rPr>
          <w:rFonts w:ascii="Times New Roman" w:hAnsi="Times New Roman" w:cs="Times New Roman"/>
        </w:rPr>
        <w:t xml:space="preserve"> a professional IDE developed for Particle based on Github’s</w:t>
      </w:r>
      <w:r w:rsidR="002B001A">
        <w:rPr>
          <w:rFonts w:ascii="Times New Roman" w:hAnsi="Times New Roman" w:cs="Times New Roman"/>
        </w:rPr>
        <w:t xml:space="preserve"> Atom project. It incorporates the Serial monitor features and also allows user a summary of all the functions and variables created. It would be a great interface to use if it’s all setup. </w:t>
      </w:r>
      <w:commentRangeEnd w:id="10"/>
      <w:r w:rsidR="005F2606">
        <w:rPr>
          <w:rStyle w:val="CommentReference"/>
        </w:rPr>
        <w:commentReference w:id="10"/>
      </w:r>
      <w:r w:rsidR="0064050A">
        <w:rPr>
          <w:rFonts w:ascii="Times New Roman" w:hAnsi="Times New Roman" w:cs="Times New Roman"/>
        </w:rPr>
        <w:t>I’m not using this interface because I didn’t want to get through all the trouble of setting up libraries. I use the web IDE, since all the community developed libraries are there. To use the libraries locally, you will have to download them from GitHub and put them all in the correct folder.</w:t>
      </w:r>
    </w:p>
    <w:p w14:paraId="764296D6" w14:textId="16C486EA" w:rsidR="00AB3CBF" w:rsidRDefault="0064050A" w:rsidP="00AB3CBF">
      <w:pPr>
        <w:pStyle w:val="ListParagraph"/>
        <w:numPr>
          <w:ilvl w:val="0"/>
          <w:numId w:val="10"/>
        </w:numPr>
        <w:rPr>
          <w:rFonts w:ascii="Times New Roman" w:hAnsi="Times New Roman" w:cs="Times New Roman"/>
        </w:rPr>
      </w:pPr>
      <w:r w:rsidRPr="00C30615">
        <w:rPr>
          <w:rFonts w:ascii="Times New Roman" w:hAnsi="Times New Roman" w:cs="Times New Roman"/>
          <w:b/>
        </w:rPr>
        <w:t xml:space="preserve">Tera term / Putty: </w:t>
      </w:r>
      <w:r w:rsidR="002B001A">
        <w:rPr>
          <w:rFonts w:ascii="Times New Roman" w:hAnsi="Times New Roman" w:cs="Times New Roman"/>
        </w:rPr>
        <w:t>used for s</w:t>
      </w:r>
      <w:r w:rsidR="00AB3CBF">
        <w:rPr>
          <w:rFonts w:ascii="Times New Roman" w:hAnsi="Times New Roman" w:cs="Times New Roman"/>
        </w:rPr>
        <w:t>erial monitor</w:t>
      </w:r>
      <w:r w:rsidR="002B001A">
        <w:rPr>
          <w:rFonts w:ascii="Times New Roman" w:hAnsi="Times New Roman" w:cs="Times New Roman"/>
        </w:rPr>
        <w:t>ing</w:t>
      </w:r>
      <w:r>
        <w:rPr>
          <w:rFonts w:ascii="Times New Roman" w:hAnsi="Times New Roman" w:cs="Times New Roman"/>
        </w:rPr>
        <w:t xml:space="preserve">, command line control. They both works and works in similar fashion. Read the section “How to monitor serial outputs” above for details. </w:t>
      </w:r>
    </w:p>
    <w:p w14:paraId="73A1823B" w14:textId="3657CE7C" w:rsidR="00AB3CBF" w:rsidRDefault="00AB3CBF" w:rsidP="00AB3CBF">
      <w:pPr>
        <w:pStyle w:val="ListParagraph"/>
        <w:numPr>
          <w:ilvl w:val="0"/>
          <w:numId w:val="10"/>
        </w:numPr>
        <w:rPr>
          <w:rFonts w:ascii="Times New Roman" w:hAnsi="Times New Roman" w:cs="Times New Roman"/>
        </w:rPr>
      </w:pPr>
      <w:r w:rsidRPr="00C30615">
        <w:rPr>
          <w:rFonts w:ascii="Times New Roman" w:hAnsi="Times New Roman" w:cs="Times New Roman"/>
          <w:b/>
        </w:rPr>
        <w:t>Particle website:</w:t>
      </w:r>
      <w:r w:rsidR="007B10F7">
        <w:rPr>
          <w:rFonts w:ascii="Times New Roman" w:hAnsi="Times New Roman" w:cs="Times New Roman"/>
        </w:rPr>
        <w:t xml:space="preserve"> particle</w:t>
      </w:r>
      <w:r>
        <w:rPr>
          <w:rFonts w:ascii="Times New Roman" w:hAnsi="Times New Roman" w:cs="Times New Roman"/>
        </w:rPr>
        <w:t xml:space="preserve"> build, </w:t>
      </w:r>
      <w:r w:rsidR="007B10F7">
        <w:rPr>
          <w:rFonts w:ascii="Times New Roman" w:hAnsi="Times New Roman" w:cs="Times New Roman"/>
        </w:rPr>
        <w:t xml:space="preserve">particle </w:t>
      </w:r>
      <w:r>
        <w:rPr>
          <w:rFonts w:ascii="Times New Roman" w:hAnsi="Times New Roman" w:cs="Times New Roman"/>
        </w:rPr>
        <w:t>dashboard</w:t>
      </w:r>
      <w:r w:rsidR="002B001A">
        <w:rPr>
          <w:rFonts w:ascii="Times New Roman" w:hAnsi="Times New Roman" w:cs="Times New Roman"/>
        </w:rPr>
        <w:t xml:space="preserve">. The dashboard allows you to check data published real-time, anything with the command “Particle. </w:t>
      </w:r>
      <w:r w:rsidR="00406E38">
        <w:rPr>
          <w:rFonts w:ascii="Times New Roman" w:hAnsi="Times New Roman" w:cs="Times New Roman"/>
        </w:rPr>
        <w:t>p</w:t>
      </w:r>
      <w:r w:rsidR="002B001A">
        <w:rPr>
          <w:rFonts w:ascii="Times New Roman" w:hAnsi="Times New Roman" w:cs="Times New Roman"/>
        </w:rPr>
        <w:t>ublish</w:t>
      </w:r>
      <w:r w:rsidR="00406E38">
        <w:rPr>
          <w:rFonts w:ascii="Times New Roman" w:hAnsi="Times New Roman" w:cs="Times New Roman"/>
        </w:rPr>
        <w:t xml:space="preserve"> </w:t>
      </w:r>
      <w:r w:rsidR="002B001A">
        <w:rPr>
          <w:rFonts w:ascii="Times New Roman" w:hAnsi="Times New Roman" w:cs="Times New Roman"/>
        </w:rPr>
        <w:t>(</w:t>
      </w:r>
      <w:r w:rsidR="00406E38">
        <w:rPr>
          <w:rFonts w:ascii="Times New Roman" w:hAnsi="Times New Roman" w:cs="Times New Roman"/>
        </w:rPr>
        <w:t>“name”, “data”</w:t>
      </w:r>
      <w:r w:rsidR="007B10F7">
        <w:rPr>
          <w:rFonts w:ascii="Times New Roman" w:hAnsi="Times New Roman" w:cs="Times New Roman"/>
        </w:rPr>
        <w:t xml:space="preserve">)”. However, the dashboard is a little slow and takes a couple seconds to react after uploading the code. I switched from dashboard to serial monitor to improve efficiency of my time. </w:t>
      </w:r>
    </w:p>
    <w:p w14:paraId="160E0041" w14:textId="77777777" w:rsidR="00C53F8A" w:rsidRDefault="00AB3CBF" w:rsidP="005C03C8">
      <w:pPr>
        <w:pStyle w:val="ListParagraph"/>
        <w:numPr>
          <w:ilvl w:val="0"/>
          <w:numId w:val="10"/>
        </w:numPr>
        <w:rPr>
          <w:rFonts w:ascii="Times New Roman" w:hAnsi="Times New Roman" w:cs="Times New Roman"/>
        </w:rPr>
      </w:pPr>
      <w:r w:rsidRPr="00C30615">
        <w:rPr>
          <w:rFonts w:ascii="Times New Roman" w:hAnsi="Times New Roman" w:cs="Times New Roman"/>
          <w:b/>
        </w:rPr>
        <w:t>IFTTT</w:t>
      </w:r>
      <w:r w:rsidR="000121C5" w:rsidRPr="00C30615">
        <w:rPr>
          <w:rFonts w:ascii="Times New Roman" w:hAnsi="Times New Roman" w:cs="Times New Roman"/>
          <w:b/>
        </w:rPr>
        <w:t>:</w:t>
      </w:r>
      <w:r w:rsidR="000121C5">
        <w:rPr>
          <w:rFonts w:ascii="Times New Roman" w:hAnsi="Times New Roman" w:cs="Times New Roman"/>
        </w:rPr>
        <w:t xml:space="preserve"> u</w:t>
      </w:r>
      <w:r w:rsidR="00150AC9">
        <w:rPr>
          <w:rFonts w:ascii="Times New Roman" w:hAnsi="Times New Roman" w:cs="Times New Roman"/>
        </w:rPr>
        <w:t>seful tool to check real-time published data</w:t>
      </w:r>
      <w:r w:rsidR="004267B7">
        <w:rPr>
          <w:rFonts w:ascii="Times New Roman" w:hAnsi="Times New Roman" w:cs="Times New Roman"/>
        </w:rPr>
        <w:t xml:space="preserve"> and transfer it to Google doc or Google spreadsheet. </w:t>
      </w:r>
      <w:r w:rsidR="00B059D0">
        <w:rPr>
          <w:rFonts w:ascii="Times New Roman" w:hAnsi="Times New Roman" w:cs="Times New Roman"/>
        </w:rPr>
        <w:t xml:space="preserve">(Explained in later session). IFTTT transfer data from one interface to the other. The received end can be anything like Gmail, GitHub, Google Drive, etc.  </w:t>
      </w:r>
    </w:p>
    <w:p w14:paraId="322C89F7" w14:textId="77777777" w:rsidR="000A2B1C" w:rsidRDefault="000A2B1C" w:rsidP="000A2B1C">
      <w:pPr>
        <w:rPr>
          <w:rFonts w:ascii="Times New Roman" w:hAnsi="Times New Roman" w:cs="Times New Roman"/>
        </w:rPr>
      </w:pPr>
    </w:p>
    <w:p w14:paraId="71B5A617" w14:textId="77777777" w:rsidR="000A2B1C" w:rsidRPr="00893F9E" w:rsidRDefault="000A2B1C" w:rsidP="000A2B1C">
      <w:pPr>
        <w:rPr>
          <w:rFonts w:ascii="Times New Roman" w:hAnsi="Times New Roman" w:cs="Times New Roman"/>
          <w:b/>
        </w:rPr>
      </w:pPr>
      <w:r w:rsidRPr="00893F9E">
        <w:rPr>
          <w:rFonts w:ascii="Times New Roman" w:hAnsi="Times New Roman" w:cs="Times New Roman"/>
          <w:b/>
        </w:rPr>
        <w:t>HOW TO RECEIVE REAL-TIME PHOTON DATA</w:t>
      </w:r>
    </w:p>
    <w:p w14:paraId="60B1A6A2" w14:textId="77777777" w:rsidR="000A2B1C" w:rsidRDefault="000A2B1C" w:rsidP="000A2B1C">
      <w:pPr>
        <w:pStyle w:val="ListParagraph"/>
        <w:numPr>
          <w:ilvl w:val="0"/>
          <w:numId w:val="11"/>
        </w:numPr>
        <w:rPr>
          <w:rFonts w:ascii="Times New Roman" w:hAnsi="Times New Roman" w:cs="Times New Roman"/>
        </w:rPr>
      </w:pPr>
      <w:r>
        <w:rPr>
          <w:rFonts w:ascii="Times New Roman" w:hAnsi="Times New Roman" w:cs="Times New Roman"/>
        </w:rPr>
        <w:t>Use Particle.publish</w:t>
      </w:r>
      <w:r w:rsidR="00893F9E">
        <w:rPr>
          <w:rFonts w:ascii="Times New Roman" w:hAnsi="Times New Roman" w:cs="Times New Roman"/>
        </w:rPr>
        <w:t xml:space="preserve"> </w:t>
      </w:r>
      <w:r>
        <w:rPr>
          <w:rFonts w:ascii="Times New Roman" w:hAnsi="Times New Roman" w:cs="Times New Roman"/>
        </w:rPr>
        <w:t xml:space="preserve">(“Event name”, “Data”) for the data you want to publish. Note that it can only publish up to 255 bytes of data once, in form of ASCII characters. “Data” need to be a string. </w:t>
      </w:r>
      <w:commentRangeStart w:id="11"/>
      <w:r w:rsidR="00893F9E">
        <w:rPr>
          <w:rFonts w:ascii="Times New Roman" w:hAnsi="Times New Roman" w:cs="Times New Roman"/>
        </w:rPr>
        <w:t xml:space="preserve">String concatenation </w:t>
      </w:r>
      <w:commentRangeEnd w:id="11"/>
      <w:r w:rsidR="008F16A3">
        <w:rPr>
          <w:rStyle w:val="CommentReference"/>
        </w:rPr>
        <w:commentReference w:id="11"/>
      </w:r>
      <w:r w:rsidR="00893F9E">
        <w:rPr>
          <w:rFonts w:ascii="Times New Roman" w:hAnsi="Times New Roman" w:cs="Times New Roman"/>
        </w:rPr>
        <w:t>can be used to form a string that stores information of the data.</w:t>
      </w:r>
    </w:p>
    <w:p w14:paraId="1A526C72" w14:textId="77777777" w:rsidR="000A2B1C" w:rsidRDefault="000A2B1C" w:rsidP="000A2B1C">
      <w:pPr>
        <w:pStyle w:val="ListParagraph"/>
        <w:numPr>
          <w:ilvl w:val="0"/>
          <w:numId w:val="11"/>
        </w:numPr>
        <w:rPr>
          <w:rFonts w:ascii="Times New Roman" w:hAnsi="Times New Roman" w:cs="Times New Roman"/>
        </w:rPr>
      </w:pPr>
      <w:r>
        <w:rPr>
          <w:rFonts w:ascii="Times New Roman" w:hAnsi="Times New Roman" w:cs="Times New Roman"/>
        </w:rPr>
        <w:t>An external software, like Matlab or R studio can be used to translate data back into human-readable strings. However, I haven’t figure</w:t>
      </w:r>
      <w:r w:rsidR="00893F9E">
        <w:rPr>
          <w:rFonts w:ascii="Times New Roman" w:hAnsi="Times New Roman" w:cs="Times New Roman"/>
        </w:rPr>
        <w:t>d</w:t>
      </w:r>
      <w:r>
        <w:rPr>
          <w:rFonts w:ascii="Times New Roman" w:hAnsi="Times New Roman" w:cs="Times New Roman"/>
        </w:rPr>
        <w:t xml:space="preserve"> out the way to do it in </w:t>
      </w:r>
      <w:r w:rsidR="00893F9E">
        <w:rPr>
          <w:rFonts w:ascii="Times New Roman" w:hAnsi="Times New Roman" w:cs="Times New Roman"/>
        </w:rPr>
        <w:t xml:space="preserve">Particle Photon IDE. </w:t>
      </w:r>
    </w:p>
    <w:p w14:paraId="671711DA" w14:textId="77777777" w:rsidR="000A2B1C" w:rsidRDefault="00893F9E" w:rsidP="00893F9E">
      <w:pPr>
        <w:pStyle w:val="ListParagraph"/>
        <w:numPr>
          <w:ilvl w:val="0"/>
          <w:numId w:val="11"/>
        </w:numPr>
        <w:rPr>
          <w:rFonts w:ascii="Times New Roman" w:hAnsi="Times New Roman" w:cs="Times New Roman"/>
        </w:rPr>
      </w:pPr>
      <w:r>
        <w:rPr>
          <w:rFonts w:ascii="Times New Roman" w:hAnsi="Times New Roman" w:cs="Times New Roman"/>
        </w:rPr>
        <w:t>Go to IFTTT website (</w:t>
      </w:r>
      <w:hyperlink r:id="rId24" w:history="1">
        <w:r w:rsidRPr="00893F9E">
          <w:rPr>
            <w:rStyle w:val="Hyperlink"/>
            <w:rFonts w:ascii="Times New Roman" w:hAnsi="Times New Roman" w:cs="Times New Roman"/>
          </w:rPr>
          <w:t>https://ifttt.com/recipes</w:t>
        </w:r>
      </w:hyperlink>
      <w:r>
        <w:rPr>
          <w:rFonts w:ascii="Times New Roman" w:hAnsi="Times New Roman" w:cs="Times New Roman"/>
        </w:rPr>
        <w:t xml:space="preserve">), register with any Google account and click My Recipes and then create new recipe. </w:t>
      </w:r>
    </w:p>
    <w:p w14:paraId="7B14BA20" w14:textId="77777777" w:rsidR="00893F9E" w:rsidRDefault="00893F9E" w:rsidP="00893F9E">
      <w:pPr>
        <w:pStyle w:val="ListParagraph"/>
        <w:numPr>
          <w:ilvl w:val="0"/>
          <w:numId w:val="11"/>
        </w:numPr>
        <w:rPr>
          <w:rFonts w:ascii="Times New Roman" w:hAnsi="Times New Roman" w:cs="Times New Roman"/>
        </w:rPr>
      </w:pPr>
      <w:r>
        <w:rPr>
          <w:rFonts w:ascii="Times New Roman" w:hAnsi="Times New Roman" w:cs="Times New Roman"/>
        </w:rPr>
        <w:t xml:space="preserve">Choose from Particle to Google spreadsheet. </w:t>
      </w:r>
    </w:p>
    <w:p w14:paraId="653546F9" w14:textId="77777777" w:rsidR="00893F9E" w:rsidRDefault="00893F9E" w:rsidP="00893F9E">
      <w:pPr>
        <w:pStyle w:val="ListParagraph"/>
        <w:numPr>
          <w:ilvl w:val="0"/>
          <w:numId w:val="11"/>
        </w:numPr>
        <w:rPr>
          <w:rFonts w:ascii="Times New Roman" w:hAnsi="Times New Roman" w:cs="Times New Roman"/>
        </w:rPr>
      </w:pPr>
      <w:r>
        <w:rPr>
          <w:rFonts w:ascii="Times New Roman" w:hAnsi="Times New Roman" w:cs="Times New Roman"/>
        </w:rPr>
        <w:t xml:space="preserve">Set up the trigger to an event name of your choice which is consistent with the event name in your Particle. publish (“name”, “data”). Leave the event contents empty. That’s to say whatever data you publish, as long as it’s called the same thing, it will be recorded in your Google spreadsheet. </w:t>
      </w:r>
    </w:p>
    <w:p w14:paraId="47F0A748" w14:textId="77777777" w:rsidR="00893F9E" w:rsidRDefault="00893F9E" w:rsidP="00893F9E">
      <w:pPr>
        <w:pStyle w:val="ListParagraph"/>
        <w:numPr>
          <w:ilvl w:val="0"/>
          <w:numId w:val="11"/>
        </w:numPr>
        <w:rPr>
          <w:rFonts w:ascii="Times New Roman" w:hAnsi="Times New Roman" w:cs="Times New Roman"/>
        </w:rPr>
      </w:pPr>
      <w:r>
        <w:rPr>
          <w:rFonts w:ascii="Times New Roman" w:hAnsi="Times New Roman" w:cs="Times New Roman"/>
        </w:rPr>
        <w:t xml:space="preserve">Formatted row: only with Event Contents. </w:t>
      </w:r>
    </w:p>
    <w:p w14:paraId="764E536A" w14:textId="77777777" w:rsidR="00893F9E" w:rsidRDefault="00893F9E" w:rsidP="00893F9E">
      <w:pPr>
        <w:pStyle w:val="ListParagraph"/>
        <w:numPr>
          <w:ilvl w:val="0"/>
          <w:numId w:val="11"/>
        </w:numPr>
        <w:rPr>
          <w:rFonts w:ascii="Times New Roman" w:hAnsi="Times New Roman" w:cs="Times New Roman"/>
        </w:rPr>
      </w:pPr>
      <w:r>
        <w:rPr>
          <w:rFonts w:ascii="Times New Roman" w:hAnsi="Times New Roman" w:cs="Times New Roman"/>
        </w:rPr>
        <w:t xml:space="preserve">Now upload your Photon codes once more. On the dashboard, you will get notification that an external software is getting the data from you. </w:t>
      </w:r>
    </w:p>
    <w:p w14:paraId="35E2F6AE" w14:textId="77777777" w:rsidR="00893F9E" w:rsidRPr="00AB3CBF" w:rsidRDefault="00893F9E" w:rsidP="00893F9E">
      <w:pPr>
        <w:pStyle w:val="ListParagraph"/>
        <w:numPr>
          <w:ilvl w:val="0"/>
          <w:numId w:val="11"/>
        </w:numPr>
        <w:rPr>
          <w:rFonts w:ascii="Times New Roman" w:hAnsi="Times New Roman" w:cs="Times New Roman"/>
        </w:rPr>
      </w:pPr>
      <w:r>
        <w:rPr>
          <w:rFonts w:ascii="Times New Roman" w:hAnsi="Times New Roman" w:cs="Times New Roman"/>
        </w:rPr>
        <w:t xml:space="preserve">Check your data in Google spreadsheet.  </w:t>
      </w:r>
    </w:p>
    <w:p w14:paraId="5F1E3DB6" w14:textId="77777777" w:rsidR="00AB3CBF" w:rsidRPr="00B36AF2" w:rsidRDefault="00AB3CBF">
      <w:pPr>
        <w:rPr>
          <w:rFonts w:ascii="Times New Roman" w:hAnsi="Times New Roman" w:cs="Times New Roman"/>
        </w:rPr>
      </w:pPr>
    </w:p>
    <w:p w14:paraId="26325A6B" w14:textId="77777777" w:rsidR="0043441A" w:rsidRDefault="0043441A">
      <w:pPr>
        <w:rPr>
          <w:rFonts w:ascii="Times New Roman" w:hAnsi="Times New Roman" w:cs="Times New Roman"/>
          <w:b/>
        </w:rPr>
      </w:pPr>
      <w:commentRangeStart w:id="12"/>
      <w:r w:rsidRPr="00A46370">
        <w:rPr>
          <w:rFonts w:ascii="Times New Roman" w:hAnsi="Times New Roman" w:cs="Times New Roman"/>
          <w:b/>
        </w:rPr>
        <w:t>HOW TO SET UP COLAB’S UBUNTU SERVER WITH FTP</w:t>
      </w:r>
      <w:commentRangeEnd w:id="12"/>
      <w:r w:rsidR="008F16A3">
        <w:rPr>
          <w:rStyle w:val="CommentReference"/>
        </w:rPr>
        <w:commentReference w:id="12"/>
      </w:r>
    </w:p>
    <w:p w14:paraId="64C02E98" w14:textId="78926963" w:rsidR="00C62440" w:rsidRPr="00C62440" w:rsidRDefault="00C62440">
      <w:pPr>
        <w:rPr>
          <w:rFonts w:ascii="Times New Roman" w:hAnsi="Times New Roman" w:cs="Times New Roman"/>
        </w:rPr>
      </w:pPr>
      <w:r>
        <w:rPr>
          <w:rFonts w:ascii="Times New Roman" w:hAnsi="Times New Roman" w:cs="Times New Roman"/>
        </w:rPr>
        <w:t xml:space="preserve">We are currently running the FTP server on the </w:t>
      </w:r>
      <w:r w:rsidRPr="00C62440">
        <w:rPr>
          <w:rFonts w:ascii="Times New Roman" w:hAnsi="Times New Roman" w:cs="Times New Roman"/>
        </w:rPr>
        <w:t>D</w:t>
      </w:r>
      <w:r>
        <w:rPr>
          <w:rFonts w:ascii="Times New Roman" w:hAnsi="Times New Roman" w:cs="Times New Roman"/>
        </w:rPr>
        <w:t xml:space="preserve">uke CoLab Virtual Machines (VM). Due to the fact that these VMs are not intended to host large scale production service, it doesn’t have enough storage space for both the FTP server and Shiny to be installed. Right now, the CoLab’s service is simply used to receive FTP files and store them. </w:t>
      </w:r>
      <w:r w:rsidR="00CA19FF">
        <w:rPr>
          <w:rFonts w:ascii="Times New Roman" w:hAnsi="Times New Roman" w:cs="Times New Roman"/>
        </w:rPr>
        <w:t xml:space="preserve">In the future, we could consider contacting OIT to see if they have similar server service available.  </w:t>
      </w:r>
    </w:p>
    <w:p w14:paraId="32DBEE19" w14:textId="29E0DD66" w:rsidR="00924776" w:rsidRPr="00CA19FF" w:rsidRDefault="009D59ED" w:rsidP="00CA19FF">
      <w:pPr>
        <w:pStyle w:val="ListParagraph"/>
        <w:numPr>
          <w:ilvl w:val="0"/>
          <w:numId w:val="6"/>
        </w:numPr>
        <w:rPr>
          <w:rFonts w:ascii="Times New Roman" w:hAnsi="Times New Roman" w:cs="Times New Roman"/>
        </w:rPr>
      </w:pPr>
      <w:r>
        <w:rPr>
          <w:rFonts w:ascii="Times New Roman" w:hAnsi="Times New Roman" w:cs="Times New Roman"/>
        </w:rPr>
        <w:lastRenderedPageBreak/>
        <w:t xml:space="preserve">The Server is setup on the lab’s computer already. This tutorial is just in case if server needs to be setup again. </w:t>
      </w:r>
      <w:r w:rsidR="00CA19FF">
        <w:rPr>
          <w:rFonts w:ascii="Times New Roman" w:hAnsi="Times New Roman" w:cs="Times New Roman"/>
        </w:rPr>
        <w:t xml:space="preserve">The server can be accessed on multiple computers. To access the server that is setup already, go to section “How to access server and </w:t>
      </w:r>
      <w:r w:rsidR="00B773C6">
        <w:rPr>
          <w:rFonts w:ascii="Times New Roman" w:hAnsi="Times New Roman" w:cs="Times New Roman"/>
        </w:rPr>
        <w:t>check</w:t>
      </w:r>
      <w:r w:rsidR="00CA19FF">
        <w:rPr>
          <w:rFonts w:ascii="Times New Roman" w:hAnsi="Times New Roman" w:cs="Times New Roman"/>
        </w:rPr>
        <w:t xml:space="preserve"> files”</w:t>
      </w:r>
    </w:p>
    <w:p w14:paraId="090E16C4" w14:textId="2260E413" w:rsidR="00C53F8A" w:rsidRDefault="006F1260" w:rsidP="006F1260">
      <w:pPr>
        <w:pStyle w:val="ListParagraph"/>
        <w:numPr>
          <w:ilvl w:val="0"/>
          <w:numId w:val="6"/>
        </w:numPr>
        <w:rPr>
          <w:rFonts w:ascii="Times New Roman" w:hAnsi="Times New Roman" w:cs="Times New Roman"/>
        </w:rPr>
      </w:pPr>
      <w:r>
        <w:rPr>
          <w:rFonts w:ascii="Times New Roman" w:hAnsi="Times New Roman" w:cs="Times New Roman"/>
        </w:rPr>
        <w:t>Go to Duke’s VM Manager online tool (</w:t>
      </w:r>
      <w:hyperlink r:id="rId25" w:history="1">
        <w:r w:rsidRPr="006F1260">
          <w:rPr>
            <w:rStyle w:val="Hyperlink"/>
            <w:rFonts w:ascii="Times New Roman" w:hAnsi="Times New Roman" w:cs="Times New Roman"/>
          </w:rPr>
          <w:t>https://oit.duke.edu/comp-print/labs/vcl/</w:t>
        </w:r>
      </w:hyperlink>
      <w:r>
        <w:rPr>
          <w:rFonts w:ascii="Times New Roman" w:hAnsi="Times New Roman" w:cs="Times New Roman"/>
        </w:rPr>
        <w:t>). Log in with NetID and password. Click “Get your own VM”. This create a virtual</w:t>
      </w:r>
      <w:r w:rsidR="00EA0189">
        <w:rPr>
          <w:rFonts w:ascii="Times New Roman" w:hAnsi="Times New Roman" w:cs="Times New Roman"/>
        </w:rPr>
        <w:t xml:space="preserve"> machine that can be used on your computer. </w:t>
      </w:r>
      <w:r>
        <w:rPr>
          <w:rFonts w:ascii="Times New Roman" w:hAnsi="Times New Roman" w:cs="Times New Roman"/>
        </w:rPr>
        <w:t xml:space="preserve"> </w:t>
      </w:r>
    </w:p>
    <w:p w14:paraId="7C8C0FC7" w14:textId="77777777" w:rsidR="00A34D79" w:rsidRDefault="00A34D79" w:rsidP="006F1260">
      <w:pPr>
        <w:pStyle w:val="ListParagraph"/>
        <w:numPr>
          <w:ilvl w:val="0"/>
          <w:numId w:val="6"/>
        </w:numPr>
        <w:rPr>
          <w:rFonts w:ascii="Times New Roman" w:hAnsi="Times New Roman" w:cs="Times New Roman"/>
        </w:rPr>
      </w:pPr>
      <w:r>
        <w:rPr>
          <w:rFonts w:ascii="Times New Roman" w:hAnsi="Times New Roman" w:cs="Times New Roman"/>
        </w:rPr>
        <w:t>Only one VM is granted for each student. Create a new VM if you do not have one already.</w:t>
      </w:r>
    </w:p>
    <w:p w14:paraId="24463670" w14:textId="77777777" w:rsidR="00A34D79" w:rsidRDefault="00252C47" w:rsidP="006F1260">
      <w:pPr>
        <w:pStyle w:val="ListParagraph"/>
        <w:numPr>
          <w:ilvl w:val="0"/>
          <w:numId w:val="6"/>
        </w:numPr>
        <w:rPr>
          <w:rFonts w:ascii="Times New Roman" w:hAnsi="Times New Roman" w:cs="Times New Roman"/>
        </w:rPr>
      </w:pPr>
      <w:r>
        <w:rPr>
          <w:rFonts w:ascii="Times New Roman" w:hAnsi="Times New Roman" w:cs="Times New Roman"/>
        </w:rPr>
        <w:t>Choose</w:t>
      </w:r>
      <w:r w:rsidR="00A34D79">
        <w:rPr>
          <w:rFonts w:ascii="Times New Roman" w:hAnsi="Times New Roman" w:cs="Times New Roman"/>
        </w:rPr>
        <w:t xml:space="preserve"> Ubuntu 14 </w:t>
      </w:r>
      <w:r>
        <w:rPr>
          <w:rFonts w:ascii="Times New Roman" w:hAnsi="Times New Roman" w:cs="Times New Roman"/>
        </w:rPr>
        <w:t xml:space="preserve">with nothing else installed to it. We will install FTP server by ourselves. </w:t>
      </w:r>
    </w:p>
    <w:p w14:paraId="34A324F4" w14:textId="77777777" w:rsidR="00A46370" w:rsidRDefault="00A46370" w:rsidP="006F1260">
      <w:pPr>
        <w:pStyle w:val="ListParagraph"/>
        <w:numPr>
          <w:ilvl w:val="0"/>
          <w:numId w:val="6"/>
        </w:numPr>
        <w:rPr>
          <w:rFonts w:ascii="Times New Roman" w:hAnsi="Times New Roman" w:cs="Times New Roman"/>
        </w:rPr>
      </w:pPr>
      <w:r>
        <w:rPr>
          <w:rFonts w:ascii="Times New Roman" w:hAnsi="Times New Roman" w:cs="Times New Roman"/>
        </w:rPr>
        <w:t xml:space="preserve">Click “How to access your VM” and copy the address after ssh. </w:t>
      </w:r>
    </w:p>
    <w:p w14:paraId="71CD7C4E" w14:textId="563FBB4D" w:rsidR="00A46370" w:rsidRDefault="00A46370" w:rsidP="006F1260">
      <w:pPr>
        <w:pStyle w:val="ListParagraph"/>
        <w:numPr>
          <w:ilvl w:val="0"/>
          <w:numId w:val="6"/>
        </w:numPr>
        <w:rPr>
          <w:rFonts w:ascii="Times New Roman" w:hAnsi="Times New Roman" w:cs="Times New Roman"/>
        </w:rPr>
      </w:pPr>
      <w:r>
        <w:rPr>
          <w:rFonts w:ascii="Times New Roman" w:hAnsi="Times New Roman" w:cs="Times New Roman"/>
        </w:rPr>
        <w:t xml:space="preserve">In your PuTTY, choose SSH and paste the address you just copied. Enter the password provided on the VM website. The cursor will not </w:t>
      </w:r>
      <w:r w:rsidR="002D55B9">
        <w:rPr>
          <w:rFonts w:ascii="Times New Roman" w:hAnsi="Times New Roman" w:cs="Times New Roman"/>
        </w:rPr>
        <w:t>move when you type in password.</w:t>
      </w:r>
    </w:p>
    <w:p w14:paraId="7326AA1A" w14:textId="1DA0C76B" w:rsidR="00A46370" w:rsidRDefault="00A46370" w:rsidP="006F1260">
      <w:pPr>
        <w:pStyle w:val="ListParagraph"/>
        <w:numPr>
          <w:ilvl w:val="0"/>
          <w:numId w:val="6"/>
        </w:numPr>
        <w:rPr>
          <w:rFonts w:ascii="Times New Roman" w:hAnsi="Times New Roman" w:cs="Times New Roman"/>
        </w:rPr>
      </w:pPr>
      <w:r>
        <w:rPr>
          <w:rFonts w:ascii="Times New Roman" w:hAnsi="Times New Roman" w:cs="Times New Roman"/>
        </w:rPr>
        <w:t xml:space="preserve">The following command will helps you </w:t>
      </w:r>
      <w:r w:rsidR="005C3FE4">
        <w:rPr>
          <w:rFonts w:ascii="Times New Roman" w:hAnsi="Times New Roman" w:cs="Times New Roman"/>
        </w:rPr>
        <w:t xml:space="preserve">setup the server: </w:t>
      </w:r>
    </w:p>
    <w:p w14:paraId="2D58ABB2" w14:textId="2199226C" w:rsidR="00A46370" w:rsidRDefault="00A46370" w:rsidP="00A46370">
      <w:pPr>
        <w:pStyle w:val="ListParagraph"/>
        <w:numPr>
          <w:ilvl w:val="1"/>
          <w:numId w:val="6"/>
        </w:numPr>
        <w:rPr>
          <w:rFonts w:ascii="Times New Roman" w:hAnsi="Times New Roman" w:cs="Times New Roman"/>
        </w:rPr>
      </w:pPr>
      <w:r>
        <w:rPr>
          <w:rFonts w:ascii="Times New Roman" w:hAnsi="Times New Roman" w:cs="Times New Roman"/>
        </w:rPr>
        <w:t xml:space="preserve">ifconfig  (Getting IP address </w:t>
      </w:r>
      <w:r w:rsidR="002B3526">
        <w:rPr>
          <w:rFonts w:ascii="Times New Roman" w:hAnsi="Times New Roman" w:cs="Times New Roman"/>
        </w:rPr>
        <w:t xml:space="preserve">and update the one in </w:t>
      </w:r>
      <w:r>
        <w:rPr>
          <w:rFonts w:ascii="Times New Roman" w:hAnsi="Times New Roman" w:cs="Times New Roman"/>
        </w:rPr>
        <w:t>the Photon FTP code)</w:t>
      </w:r>
    </w:p>
    <w:p w14:paraId="3DBF9611" w14:textId="77777777" w:rsidR="00A46370" w:rsidRDefault="00A46370" w:rsidP="00A46370">
      <w:pPr>
        <w:pStyle w:val="ListParagraph"/>
        <w:numPr>
          <w:ilvl w:val="1"/>
          <w:numId w:val="6"/>
        </w:numPr>
        <w:rPr>
          <w:rFonts w:ascii="Times New Roman" w:hAnsi="Times New Roman" w:cs="Times New Roman"/>
        </w:rPr>
      </w:pPr>
      <w:r w:rsidRPr="00A46370">
        <w:rPr>
          <w:rFonts w:ascii="Times New Roman" w:hAnsi="Times New Roman" w:cs="Times New Roman"/>
        </w:rPr>
        <w:t>sudo apt install vsftpd</w:t>
      </w:r>
      <w:r>
        <w:rPr>
          <w:rFonts w:ascii="Times New Roman" w:hAnsi="Times New Roman" w:cs="Times New Roman"/>
        </w:rPr>
        <w:t xml:space="preserve"> (Install FTP server on the Ubuntu)</w:t>
      </w:r>
    </w:p>
    <w:p w14:paraId="79ECF22C" w14:textId="77777777" w:rsidR="00A46370" w:rsidRPr="00A46370" w:rsidRDefault="00A46370" w:rsidP="00A46370">
      <w:pPr>
        <w:pStyle w:val="ListParagraph"/>
        <w:numPr>
          <w:ilvl w:val="1"/>
          <w:numId w:val="6"/>
        </w:numPr>
        <w:rPr>
          <w:rFonts w:ascii="Times New Roman" w:hAnsi="Times New Roman" w:cs="Times New Roman"/>
        </w:rPr>
      </w:pPr>
      <w:r w:rsidRPr="00A46370">
        <w:rPr>
          <w:rFonts w:ascii="Times New Roman" w:hAnsi="Times New Roman" w:cs="Times New Roman"/>
        </w:rPr>
        <w:t>sudo nano /etc/vsftpd.conf</w:t>
      </w:r>
      <w:r>
        <w:rPr>
          <w:rFonts w:ascii="Times New Roman" w:hAnsi="Times New Roman" w:cs="Times New Roman"/>
        </w:rPr>
        <w:t xml:space="preserve"> (This will open up a text editor. Uncomment the WRITE_ENABLE and use ^X to exit the editor. Make sure you save the document after making changes).</w:t>
      </w:r>
    </w:p>
    <w:p w14:paraId="121386AF" w14:textId="5E16DD05" w:rsidR="00A46370" w:rsidRPr="00A46370" w:rsidRDefault="00A46370" w:rsidP="00A46370">
      <w:pPr>
        <w:pStyle w:val="ListParagraph"/>
        <w:numPr>
          <w:ilvl w:val="1"/>
          <w:numId w:val="6"/>
        </w:numPr>
        <w:rPr>
          <w:rFonts w:ascii="Times New Roman" w:hAnsi="Times New Roman" w:cs="Times New Roman"/>
        </w:rPr>
      </w:pPr>
      <w:r w:rsidRPr="00A46370">
        <w:rPr>
          <w:rFonts w:ascii="Times New Roman" w:hAnsi="Times New Roman" w:cs="Times New Roman"/>
        </w:rPr>
        <w:t>s</w:t>
      </w:r>
      <w:r>
        <w:rPr>
          <w:rFonts w:ascii="Times New Roman" w:hAnsi="Times New Roman" w:cs="Times New Roman"/>
        </w:rPr>
        <w:t xml:space="preserve">udo adduser particle  (Add another user called “particle” and type in “photon” </w:t>
      </w:r>
      <w:r w:rsidR="002B3526">
        <w:rPr>
          <w:rFonts w:ascii="Times New Roman" w:hAnsi="Times New Roman" w:cs="Times New Roman"/>
        </w:rPr>
        <w:t>when</w:t>
      </w:r>
      <w:r>
        <w:rPr>
          <w:rFonts w:ascii="Times New Roman" w:hAnsi="Times New Roman" w:cs="Times New Roman"/>
        </w:rPr>
        <w:t xml:space="preserve"> </w:t>
      </w:r>
      <w:r w:rsidR="002B3526">
        <w:rPr>
          <w:rFonts w:ascii="Times New Roman" w:hAnsi="Times New Roman" w:cs="Times New Roman"/>
        </w:rPr>
        <w:t xml:space="preserve">the prompt asks </w:t>
      </w:r>
      <w:r>
        <w:rPr>
          <w:rFonts w:ascii="Times New Roman" w:hAnsi="Times New Roman" w:cs="Times New Roman"/>
        </w:rPr>
        <w:t xml:space="preserve">for the </w:t>
      </w:r>
      <w:r w:rsidR="002B3526">
        <w:rPr>
          <w:rFonts w:ascii="Times New Roman" w:hAnsi="Times New Roman" w:cs="Times New Roman"/>
        </w:rPr>
        <w:t xml:space="preserve">new </w:t>
      </w:r>
      <w:r>
        <w:rPr>
          <w:rFonts w:ascii="Times New Roman" w:hAnsi="Times New Roman" w:cs="Times New Roman"/>
        </w:rPr>
        <w:t>password</w:t>
      </w:r>
      <w:r w:rsidRPr="00A46370">
        <w:rPr>
          <w:rFonts w:ascii="Times New Roman" w:hAnsi="Times New Roman" w:cs="Times New Roman"/>
        </w:rPr>
        <w:t>)</w:t>
      </w:r>
    </w:p>
    <w:p w14:paraId="1222B56E" w14:textId="77777777" w:rsidR="00A46370" w:rsidRPr="00A46370" w:rsidRDefault="00A46370" w:rsidP="00A46370">
      <w:pPr>
        <w:pStyle w:val="ListParagraph"/>
        <w:numPr>
          <w:ilvl w:val="1"/>
          <w:numId w:val="6"/>
        </w:numPr>
        <w:rPr>
          <w:rFonts w:ascii="Times New Roman" w:hAnsi="Times New Roman" w:cs="Times New Roman"/>
        </w:rPr>
      </w:pPr>
      <w:r w:rsidRPr="00A46370">
        <w:rPr>
          <w:rFonts w:ascii="Times New Roman" w:hAnsi="Times New Roman" w:cs="Times New Roman"/>
        </w:rPr>
        <w:t>sudo chmod 777 /home/particle</w:t>
      </w:r>
      <w:r w:rsidR="00046076">
        <w:rPr>
          <w:rFonts w:ascii="Times New Roman" w:hAnsi="Times New Roman" w:cs="Times New Roman"/>
        </w:rPr>
        <w:t xml:space="preserve"> (This grant the new user “particle” access to the root)</w:t>
      </w:r>
    </w:p>
    <w:p w14:paraId="5896E5DF" w14:textId="77777777" w:rsidR="0043441A" w:rsidRDefault="00A46370" w:rsidP="009A3863">
      <w:pPr>
        <w:pStyle w:val="ListParagraph"/>
        <w:numPr>
          <w:ilvl w:val="1"/>
          <w:numId w:val="6"/>
        </w:numPr>
        <w:rPr>
          <w:rFonts w:ascii="Times New Roman" w:hAnsi="Times New Roman" w:cs="Times New Roman"/>
        </w:rPr>
      </w:pPr>
      <w:r w:rsidRPr="00A46370">
        <w:rPr>
          <w:rFonts w:ascii="Times New Roman" w:hAnsi="Times New Roman" w:cs="Times New Roman"/>
        </w:rPr>
        <w:t>sudo restart vsftpd</w:t>
      </w:r>
      <w:r w:rsidR="00046076">
        <w:rPr>
          <w:rFonts w:ascii="Times New Roman" w:hAnsi="Times New Roman" w:cs="Times New Roman"/>
        </w:rPr>
        <w:t xml:space="preserve"> (Make sure the FTP server is running again)</w:t>
      </w:r>
    </w:p>
    <w:p w14:paraId="28BFFDEF" w14:textId="77777777" w:rsidR="00924776" w:rsidRPr="002D55B9" w:rsidRDefault="00924776" w:rsidP="002D55B9">
      <w:pPr>
        <w:rPr>
          <w:rFonts w:ascii="Times New Roman" w:hAnsi="Times New Roman" w:cs="Times New Roman"/>
        </w:rPr>
      </w:pPr>
    </w:p>
    <w:p w14:paraId="73C03A00" w14:textId="11594530" w:rsidR="00924776" w:rsidRPr="00924776" w:rsidRDefault="00924776" w:rsidP="00924776">
      <w:pPr>
        <w:jc w:val="center"/>
        <w:rPr>
          <w:rFonts w:ascii="Times New Roman" w:hAnsi="Times New Roman" w:cs="Times New Roman"/>
        </w:rPr>
      </w:pPr>
      <w:r>
        <w:rPr>
          <w:rFonts w:ascii="Times New Roman" w:hAnsi="Times New Roman" w:cs="Times New Roman"/>
          <w:noProof/>
        </w:rPr>
        <w:drawing>
          <wp:inline distT="0" distB="0" distL="0" distR="0" wp14:anchorId="0B626004" wp14:editId="3B88FCDC">
            <wp:extent cx="4528185" cy="402209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8185" cy="4022090"/>
                    </a:xfrm>
                    <a:prstGeom prst="rect">
                      <a:avLst/>
                    </a:prstGeom>
                    <a:noFill/>
                    <a:ln>
                      <a:noFill/>
                    </a:ln>
                  </pic:spPr>
                </pic:pic>
              </a:graphicData>
            </a:graphic>
          </wp:inline>
        </w:drawing>
      </w:r>
    </w:p>
    <w:p w14:paraId="1C21E814" w14:textId="1C461790" w:rsidR="002B3526" w:rsidRPr="002B3526" w:rsidRDefault="002B3526" w:rsidP="002B3526">
      <w:pPr>
        <w:rPr>
          <w:rFonts w:ascii="Times New Roman" w:hAnsi="Times New Roman" w:cs="Times New Roman"/>
          <w:b/>
        </w:rPr>
      </w:pPr>
      <w:r w:rsidRPr="002B3526">
        <w:rPr>
          <w:rFonts w:ascii="Times New Roman" w:hAnsi="Times New Roman" w:cs="Times New Roman"/>
          <w:b/>
        </w:rPr>
        <w:lastRenderedPageBreak/>
        <w:t xml:space="preserve">HOW TO ACCESS SERVER AND </w:t>
      </w:r>
      <w:r w:rsidR="00B773C6">
        <w:rPr>
          <w:rFonts w:ascii="Times New Roman" w:hAnsi="Times New Roman" w:cs="Times New Roman"/>
          <w:b/>
        </w:rPr>
        <w:t>CHECK</w:t>
      </w:r>
      <w:r w:rsidRPr="002B3526">
        <w:rPr>
          <w:rFonts w:ascii="Times New Roman" w:hAnsi="Times New Roman" w:cs="Times New Roman"/>
          <w:b/>
        </w:rPr>
        <w:t xml:space="preserve"> FILES </w:t>
      </w:r>
    </w:p>
    <w:p w14:paraId="27DCF423" w14:textId="1282BD3B" w:rsidR="00AE17F8" w:rsidRDefault="002B3526" w:rsidP="002B3526">
      <w:pPr>
        <w:pStyle w:val="ListParagraph"/>
        <w:numPr>
          <w:ilvl w:val="0"/>
          <w:numId w:val="16"/>
        </w:numPr>
        <w:rPr>
          <w:rFonts w:ascii="Times New Roman" w:hAnsi="Times New Roman" w:cs="Times New Roman"/>
        </w:rPr>
      </w:pPr>
      <w:r>
        <w:rPr>
          <w:rFonts w:ascii="Times New Roman" w:hAnsi="Times New Roman" w:cs="Times New Roman"/>
        </w:rPr>
        <w:t xml:space="preserve">Go to PuTTY and type in the host name, port number and connection type exactly as above. </w:t>
      </w:r>
    </w:p>
    <w:p w14:paraId="3CA24D50" w14:textId="397CB77A" w:rsidR="002B3526" w:rsidRDefault="002B3526" w:rsidP="002B3526">
      <w:pPr>
        <w:pStyle w:val="ListParagraph"/>
        <w:numPr>
          <w:ilvl w:val="0"/>
          <w:numId w:val="16"/>
        </w:numPr>
        <w:rPr>
          <w:rFonts w:ascii="Times New Roman" w:hAnsi="Times New Roman" w:cs="Times New Roman"/>
        </w:rPr>
      </w:pPr>
      <w:r>
        <w:rPr>
          <w:rFonts w:ascii="Times New Roman" w:hAnsi="Times New Roman" w:cs="Times New Roman"/>
        </w:rPr>
        <w:t xml:space="preserve">Again, you can save sessions using the save button below. </w:t>
      </w:r>
    </w:p>
    <w:p w14:paraId="7440A102" w14:textId="74EB9F7D" w:rsidR="002B3526" w:rsidRDefault="002B3526" w:rsidP="002B3526">
      <w:pPr>
        <w:pStyle w:val="ListParagraph"/>
        <w:numPr>
          <w:ilvl w:val="0"/>
          <w:numId w:val="16"/>
        </w:numPr>
        <w:rPr>
          <w:rFonts w:ascii="Times New Roman" w:hAnsi="Times New Roman" w:cs="Times New Roman"/>
        </w:rPr>
      </w:pPr>
      <w:r>
        <w:rPr>
          <w:rFonts w:ascii="Times New Roman" w:hAnsi="Times New Roman" w:cs="Times New Roman"/>
        </w:rPr>
        <w:t xml:space="preserve">Click open or double click on a saved session that you would like to open. </w:t>
      </w:r>
    </w:p>
    <w:p w14:paraId="0E526404" w14:textId="498332EF" w:rsidR="002B3526" w:rsidRDefault="002B3526" w:rsidP="002B3526">
      <w:pPr>
        <w:pStyle w:val="ListParagraph"/>
        <w:numPr>
          <w:ilvl w:val="0"/>
          <w:numId w:val="16"/>
        </w:numPr>
        <w:rPr>
          <w:rFonts w:ascii="Times New Roman" w:hAnsi="Times New Roman" w:cs="Times New Roman"/>
        </w:rPr>
      </w:pPr>
      <w:r>
        <w:rPr>
          <w:rFonts w:ascii="Times New Roman" w:hAnsi="Times New Roman" w:cs="Times New Roman"/>
        </w:rPr>
        <w:t xml:space="preserve">The command line interface will pop up, as shown below. This window is how you will interact with the server (with Ubuntu operating system). </w:t>
      </w:r>
    </w:p>
    <w:p w14:paraId="3A82C4A4" w14:textId="211BDB4A" w:rsidR="00B773C6" w:rsidRDefault="00B773C6" w:rsidP="002B3526">
      <w:pPr>
        <w:pStyle w:val="ListParagraph"/>
        <w:numPr>
          <w:ilvl w:val="0"/>
          <w:numId w:val="16"/>
        </w:numPr>
        <w:rPr>
          <w:rFonts w:ascii="Times New Roman" w:hAnsi="Times New Roman" w:cs="Times New Roman"/>
        </w:rPr>
      </w:pPr>
      <w:r>
        <w:rPr>
          <w:rFonts w:ascii="Times New Roman" w:hAnsi="Times New Roman" w:cs="Times New Roman"/>
        </w:rPr>
        <w:t xml:space="preserve">Type in password: </w:t>
      </w:r>
      <w:r w:rsidRPr="00B773C6">
        <w:rPr>
          <w:rFonts w:ascii="Times New Roman" w:hAnsi="Times New Roman" w:cs="Times New Roman"/>
          <w:highlight w:val="yellow"/>
        </w:rPr>
        <w:t>tUlabreer5</w:t>
      </w:r>
      <w:r>
        <w:rPr>
          <w:rFonts w:ascii="Times New Roman" w:hAnsi="Times New Roman" w:cs="Times New Roman"/>
        </w:rPr>
        <w:t xml:space="preserve"> (The cursor will not move. Just keep typing!)</w:t>
      </w:r>
    </w:p>
    <w:p w14:paraId="4FC863E1" w14:textId="0BDFE924" w:rsidR="00B773C6" w:rsidRDefault="0070441D" w:rsidP="002B3526">
      <w:pPr>
        <w:pStyle w:val="ListParagraph"/>
        <w:numPr>
          <w:ilvl w:val="0"/>
          <w:numId w:val="16"/>
        </w:numPr>
        <w:rPr>
          <w:rFonts w:ascii="Times New Roman" w:hAnsi="Times New Roman" w:cs="Times New Roman"/>
        </w:rPr>
      </w:pPr>
      <w:r>
        <w:rPr>
          <w:rFonts w:ascii="Times New Roman" w:hAnsi="Times New Roman" w:cs="Times New Roman"/>
        </w:rPr>
        <w:t>To change current directory to path /home/particle</w:t>
      </w:r>
      <w:r w:rsidR="00B773C6">
        <w:rPr>
          <w:rFonts w:ascii="Times New Roman" w:hAnsi="Times New Roman" w:cs="Times New Roman"/>
        </w:rPr>
        <w:t xml:space="preserve">: </w:t>
      </w:r>
      <w:r>
        <w:rPr>
          <w:rFonts w:ascii="Times New Roman" w:hAnsi="Times New Roman" w:cs="Times New Roman"/>
        </w:rPr>
        <w:t xml:space="preserve">cd /home/particle  </w:t>
      </w:r>
    </w:p>
    <w:p w14:paraId="36509AA2" w14:textId="262F1101" w:rsidR="0070441D" w:rsidRDefault="0070441D" w:rsidP="002B3526">
      <w:pPr>
        <w:pStyle w:val="ListParagraph"/>
        <w:numPr>
          <w:ilvl w:val="0"/>
          <w:numId w:val="16"/>
        </w:numPr>
        <w:rPr>
          <w:rFonts w:ascii="Times New Roman" w:hAnsi="Times New Roman" w:cs="Times New Roman"/>
        </w:rPr>
      </w:pPr>
      <w:r>
        <w:rPr>
          <w:rFonts w:ascii="Times New Roman" w:hAnsi="Times New Roman" w:cs="Times New Roman"/>
        </w:rPr>
        <w:t xml:space="preserve">List all items in the current directory: ls </w:t>
      </w:r>
    </w:p>
    <w:p w14:paraId="177CB4C1" w14:textId="745CFB06" w:rsidR="0070441D" w:rsidRDefault="0070441D" w:rsidP="002B3526">
      <w:pPr>
        <w:pStyle w:val="ListParagraph"/>
        <w:numPr>
          <w:ilvl w:val="0"/>
          <w:numId w:val="16"/>
        </w:numPr>
        <w:rPr>
          <w:rFonts w:ascii="Times New Roman" w:hAnsi="Times New Roman" w:cs="Times New Roman"/>
        </w:rPr>
      </w:pPr>
      <w:r>
        <w:rPr>
          <w:rFonts w:ascii="Times New Roman" w:hAnsi="Times New Roman" w:cs="Times New Roman"/>
        </w:rPr>
        <w:t xml:space="preserve">As shown below, there are originally 4 txt files in the directory. We can use the following command to delete all the files in the directory: </w:t>
      </w:r>
      <w:r w:rsidRPr="0070441D">
        <w:rPr>
          <w:rFonts w:ascii="Times New Roman" w:hAnsi="Times New Roman" w:cs="Times New Roman"/>
          <w:highlight w:val="yellow"/>
        </w:rPr>
        <w:t>rm –r ./*</w:t>
      </w:r>
    </w:p>
    <w:p w14:paraId="5A4A6DA3" w14:textId="47A1B6A8" w:rsidR="0070441D" w:rsidRDefault="0070441D" w:rsidP="002B3526">
      <w:pPr>
        <w:pStyle w:val="ListParagraph"/>
        <w:numPr>
          <w:ilvl w:val="0"/>
          <w:numId w:val="16"/>
        </w:numPr>
        <w:rPr>
          <w:rFonts w:ascii="Times New Roman" w:hAnsi="Times New Roman" w:cs="Times New Roman"/>
        </w:rPr>
      </w:pPr>
      <w:r>
        <w:rPr>
          <w:rFonts w:ascii="Times New Roman" w:hAnsi="Times New Roman" w:cs="Times New Roman"/>
        </w:rPr>
        <w:t xml:space="preserve">To remove a selected file from the directory: </w:t>
      </w:r>
      <w:r w:rsidRPr="0070441D">
        <w:rPr>
          <w:rFonts w:ascii="Times New Roman" w:hAnsi="Times New Roman" w:cs="Times New Roman"/>
          <w:highlight w:val="yellow"/>
        </w:rPr>
        <w:t>rm photon00.txt</w:t>
      </w:r>
    </w:p>
    <w:p w14:paraId="3B7B2375" w14:textId="77777777" w:rsidR="00A11A6F" w:rsidRDefault="00987B21" w:rsidP="002B3526">
      <w:pPr>
        <w:pStyle w:val="ListParagraph"/>
        <w:numPr>
          <w:ilvl w:val="0"/>
          <w:numId w:val="16"/>
        </w:numPr>
        <w:rPr>
          <w:rFonts w:ascii="Times New Roman" w:hAnsi="Times New Roman" w:cs="Times New Roman"/>
        </w:rPr>
      </w:pPr>
      <w:r>
        <w:rPr>
          <w:rFonts w:ascii="Times New Roman" w:hAnsi="Times New Roman" w:cs="Times New Roman"/>
        </w:rPr>
        <w:t>Now type in ls again. There are no files in the directory anymore.</w:t>
      </w:r>
    </w:p>
    <w:p w14:paraId="3D6D6DB0" w14:textId="5F81C38F" w:rsidR="00B773C6" w:rsidRDefault="00A11A6F" w:rsidP="00A11A6F">
      <w:pPr>
        <w:pStyle w:val="ListParagraph"/>
        <w:numPr>
          <w:ilvl w:val="0"/>
          <w:numId w:val="16"/>
        </w:numPr>
        <w:rPr>
          <w:rFonts w:ascii="Times New Roman" w:hAnsi="Times New Roman" w:cs="Times New Roman"/>
        </w:rPr>
      </w:pPr>
      <w:r>
        <w:rPr>
          <w:rFonts w:ascii="Times New Roman" w:hAnsi="Times New Roman" w:cs="Times New Roman"/>
        </w:rPr>
        <w:t xml:space="preserve">The FTP server will put all the files it receives in the folder /home/particle. Every hour it will put in a new file named “Photonxx”. </w:t>
      </w:r>
      <w:r w:rsidR="00987B21">
        <w:rPr>
          <w:rFonts w:ascii="Times New Roman" w:hAnsi="Times New Roman" w:cs="Times New Roman"/>
        </w:rPr>
        <w:t xml:space="preserve"> </w:t>
      </w:r>
    </w:p>
    <w:p w14:paraId="10383FC3" w14:textId="77777777" w:rsidR="00A11A6F" w:rsidRPr="00A11A6F" w:rsidRDefault="00A11A6F" w:rsidP="00A11A6F">
      <w:pPr>
        <w:pStyle w:val="ListParagraph"/>
        <w:rPr>
          <w:rFonts w:ascii="Times New Roman" w:hAnsi="Times New Roman" w:cs="Times New Roman"/>
        </w:rPr>
      </w:pPr>
    </w:p>
    <w:p w14:paraId="3CF2442A" w14:textId="65C47946" w:rsidR="002B3526" w:rsidRPr="002B3526" w:rsidRDefault="00B773C6" w:rsidP="002B3526">
      <w:pPr>
        <w:jc w:val="center"/>
        <w:rPr>
          <w:rFonts w:ascii="Times New Roman" w:hAnsi="Times New Roman" w:cs="Times New Roman"/>
        </w:rPr>
      </w:pPr>
      <w:r>
        <w:rPr>
          <w:rFonts w:ascii="Times New Roman" w:hAnsi="Times New Roman" w:cs="Times New Roman"/>
          <w:noProof/>
        </w:rPr>
        <w:drawing>
          <wp:inline distT="0" distB="0" distL="0" distR="0" wp14:anchorId="3FCCC083" wp14:editId="5B8A44D4">
            <wp:extent cx="5801682" cy="36861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4351" cy="3694224"/>
                    </a:xfrm>
                    <a:prstGeom prst="rect">
                      <a:avLst/>
                    </a:prstGeom>
                    <a:noFill/>
                    <a:ln>
                      <a:noFill/>
                    </a:ln>
                  </pic:spPr>
                </pic:pic>
              </a:graphicData>
            </a:graphic>
          </wp:inline>
        </w:drawing>
      </w:r>
    </w:p>
    <w:p w14:paraId="2E29FED4" w14:textId="77777777" w:rsidR="002B3526" w:rsidRDefault="002B3526" w:rsidP="00A37729">
      <w:pPr>
        <w:rPr>
          <w:rFonts w:ascii="Times New Roman" w:hAnsi="Times New Roman" w:cs="Times New Roman"/>
          <w:b/>
        </w:rPr>
      </w:pPr>
    </w:p>
    <w:p w14:paraId="208971E0" w14:textId="6AC00D81" w:rsidR="001821C7" w:rsidRDefault="001821C7" w:rsidP="00A37729">
      <w:pPr>
        <w:rPr>
          <w:rFonts w:ascii="Times New Roman" w:hAnsi="Times New Roman" w:cs="Times New Roman"/>
          <w:b/>
        </w:rPr>
      </w:pPr>
      <w:r>
        <w:rPr>
          <w:rFonts w:ascii="Times New Roman" w:hAnsi="Times New Roman" w:cs="Times New Roman"/>
          <w:b/>
        </w:rPr>
        <w:t xml:space="preserve">FTP FILE TRANSFER PROTOCOL EXPLAINED </w:t>
      </w:r>
    </w:p>
    <w:p w14:paraId="0D7E39B0" w14:textId="1B371E69" w:rsidR="00F76A2D" w:rsidRDefault="00F76A2D" w:rsidP="00A37729">
      <w:pPr>
        <w:rPr>
          <w:rFonts w:ascii="Times New Roman" w:hAnsi="Times New Roman" w:cs="Times New Roman"/>
        </w:rPr>
      </w:pPr>
      <w:r>
        <w:rPr>
          <w:rFonts w:ascii="Times New Roman" w:hAnsi="Times New Roman" w:cs="Times New Roman"/>
        </w:rPr>
        <w:t xml:space="preserve">The photon development community incorporated the FTP library that can be easily used to transfer files. A discussion about best way to transfer large amount of data with Photon is quoted here </w:t>
      </w:r>
      <w:hyperlink r:id="rId28" w:history="1">
        <w:r w:rsidRPr="0061118D">
          <w:rPr>
            <w:rStyle w:val="Hyperlink"/>
            <w:rFonts w:ascii="Times New Roman" w:hAnsi="Times New Roman" w:cs="Times New Roman"/>
          </w:rPr>
          <w:t>https://community.particle.io/t/best-way-to-transfer-large-data-from-photon/15442</w:t>
        </w:r>
      </w:hyperlink>
    </w:p>
    <w:p w14:paraId="4EE08329" w14:textId="77777777" w:rsidR="00F76A2D" w:rsidRPr="00F76A2D" w:rsidRDefault="00F76A2D" w:rsidP="00A37729">
      <w:pPr>
        <w:rPr>
          <w:rFonts w:ascii="Times New Roman" w:hAnsi="Times New Roman" w:cs="Times New Roman"/>
        </w:rPr>
      </w:pPr>
      <w:bookmarkStart w:id="13" w:name="_GoBack"/>
      <w:bookmarkEnd w:id="13"/>
    </w:p>
    <w:p w14:paraId="53E2651B" w14:textId="53C50BF2" w:rsidR="001821C7" w:rsidRDefault="00481F1F" w:rsidP="00A37729">
      <w:pPr>
        <w:rPr>
          <w:rFonts w:ascii="Times New Roman" w:hAnsi="Times New Roman" w:cs="Times New Roman"/>
        </w:rPr>
      </w:pPr>
      <w:r>
        <w:rPr>
          <w:rFonts w:ascii="Times New Roman" w:hAnsi="Times New Roman" w:cs="Times New Roman"/>
        </w:rPr>
        <w:lastRenderedPageBreak/>
        <w:t xml:space="preserve">The </w:t>
      </w:r>
      <w:hyperlink r:id="rId29" w:history="1">
        <w:r w:rsidRPr="0061118D">
          <w:rPr>
            <w:rStyle w:val="Hyperlink"/>
            <w:rFonts w:ascii="Times New Roman" w:hAnsi="Times New Roman" w:cs="Times New Roman"/>
          </w:rPr>
          <w:t>FTP.ino</w:t>
        </w:r>
      </w:hyperlink>
      <w:r>
        <w:rPr>
          <w:rFonts w:ascii="Times New Roman" w:hAnsi="Times New Roman" w:cs="Times New Roman"/>
        </w:rPr>
        <w:t xml:space="preserve"> in the Particle Photon website is the modified version of this FTP libraries that can be used to quickly transfer text files over Wifi. To test the </w:t>
      </w:r>
      <w:hyperlink r:id="rId30" w:history="1">
        <w:r w:rsidRPr="0061118D">
          <w:rPr>
            <w:rStyle w:val="Hyperlink"/>
            <w:rFonts w:ascii="Times New Roman" w:hAnsi="Times New Roman" w:cs="Times New Roman"/>
          </w:rPr>
          <w:t>FTP.ino</w:t>
        </w:r>
      </w:hyperlink>
      <w:r>
        <w:rPr>
          <w:rFonts w:ascii="Times New Roman" w:hAnsi="Times New Roman" w:cs="Times New Roman"/>
        </w:rPr>
        <w:t xml:space="preserve"> file and understand more about FTP, several things need to be changed: </w:t>
      </w:r>
    </w:p>
    <w:p w14:paraId="53EA04C0" w14:textId="1028DA4F" w:rsidR="00481F1F" w:rsidRDefault="00481F1F" w:rsidP="00481F1F">
      <w:pPr>
        <w:pStyle w:val="ListParagraph"/>
        <w:numPr>
          <w:ilvl w:val="0"/>
          <w:numId w:val="17"/>
        </w:numPr>
        <w:rPr>
          <w:rFonts w:ascii="Times New Roman" w:hAnsi="Times New Roman" w:cs="Times New Roman"/>
        </w:rPr>
      </w:pPr>
      <w:r>
        <w:rPr>
          <w:rFonts w:ascii="Times New Roman" w:hAnsi="Times New Roman" w:cs="Times New Roman"/>
        </w:rPr>
        <w:t xml:space="preserve">IP address has to match the IP address of the CoLab server (which can be found using ifconfig in the Ubuntu command line) </w:t>
      </w:r>
    </w:p>
    <w:p w14:paraId="7CF9A481" w14:textId="41D3D934" w:rsidR="00481F1F" w:rsidRDefault="00481F1F" w:rsidP="00481F1F">
      <w:pPr>
        <w:pStyle w:val="ListParagraph"/>
        <w:numPr>
          <w:ilvl w:val="0"/>
          <w:numId w:val="17"/>
        </w:numPr>
        <w:rPr>
          <w:rFonts w:ascii="Times New Roman" w:hAnsi="Times New Roman" w:cs="Times New Roman"/>
        </w:rPr>
      </w:pPr>
      <w:r>
        <w:rPr>
          <w:rFonts w:ascii="Times New Roman" w:hAnsi="Times New Roman" w:cs="Times New Roman"/>
        </w:rPr>
        <w:t xml:space="preserve">filename can be changed to any file name of your choices, as long as the file is present in the SD card (if not, the command line will prompt an error message) </w:t>
      </w:r>
    </w:p>
    <w:p w14:paraId="78D9425D" w14:textId="4A564EFD" w:rsidR="00481F1F" w:rsidRDefault="00944974" w:rsidP="00481F1F">
      <w:pPr>
        <w:pStyle w:val="ListParagraph"/>
        <w:numPr>
          <w:ilvl w:val="0"/>
          <w:numId w:val="17"/>
        </w:numPr>
        <w:rPr>
          <w:rFonts w:ascii="Times New Roman" w:hAnsi="Times New Roman" w:cs="Times New Roman"/>
        </w:rPr>
      </w:pPr>
      <w:r>
        <w:rPr>
          <w:rFonts w:ascii="Times New Roman" w:hAnsi="Times New Roman" w:cs="Times New Roman"/>
        </w:rPr>
        <w:t xml:space="preserve">client.println(“USER particle”) and client.println(“PASS photon”) are the username and password that the Photon uses to access the CoLab’s server. No permission to access files will be granted if the username and password don’t match up. In the </w:t>
      </w:r>
      <w:hyperlink r:id="rId31" w:history="1">
        <w:r w:rsidRPr="0061118D">
          <w:rPr>
            <w:rStyle w:val="Hyperlink"/>
            <w:rFonts w:ascii="Times New Roman" w:hAnsi="Times New Roman" w:cs="Times New Roman"/>
          </w:rPr>
          <w:t>FTP.ino</w:t>
        </w:r>
      </w:hyperlink>
      <w:r>
        <w:rPr>
          <w:rFonts w:ascii="Times New Roman" w:hAnsi="Times New Roman" w:cs="Times New Roman"/>
        </w:rPr>
        <w:t xml:space="preserve"> code here, it’s better not to change anything here. </w:t>
      </w:r>
    </w:p>
    <w:p w14:paraId="6C211B52" w14:textId="4D2209B5" w:rsidR="00944974" w:rsidRDefault="00944974" w:rsidP="00481F1F">
      <w:pPr>
        <w:pStyle w:val="ListParagraph"/>
        <w:numPr>
          <w:ilvl w:val="0"/>
          <w:numId w:val="17"/>
        </w:numPr>
        <w:rPr>
          <w:rFonts w:ascii="Times New Roman" w:hAnsi="Times New Roman" w:cs="Times New Roman"/>
        </w:rPr>
      </w:pPr>
      <w:r>
        <w:rPr>
          <w:rFonts w:ascii="Times New Roman" w:hAnsi="Times New Roman" w:cs="Times New Roman"/>
        </w:rPr>
        <w:t xml:space="preserve">doFTP() function is used to do the actual file transfer. </w:t>
      </w:r>
    </w:p>
    <w:p w14:paraId="2DDB3467" w14:textId="200F269C" w:rsidR="00944974" w:rsidRPr="00481F1F" w:rsidRDefault="00944974" w:rsidP="00481F1F">
      <w:pPr>
        <w:pStyle w:val="ListParagraph"/>
        <w:numPr>
          <w:ilvl w:val="0"/>
          <w:numId w:val="17"/>
        </w:numPr>
        <w:rPr>
          <w:rFonts w:ascii="Times New Roman" w:hAnsi="Times New Roman" w:cs="Times New Roman"/>
        </w:rPr>
      </w:pPr>
      <w:r>
        <w:rPr>
          <w:rFonts w:ascii="Times New Roman" w:hAnsi="Times New Roman" w:cs="Times New Roman"/>
        </w:rPr>
        <w:t xml:space="preserve">readSD() function can be used to print contents from the SD card on the serial monitor. </w:t>
      </w:r>
    </w:p>
    <w:p w14:paraId="2C6A1C9D" w14:textId="77777777" w:rsidR="00481F1F" w:rsidRDefault="00481F1F" w:rsidP="00A37729">
      <w:pPr>
        <w:rPr>
          <w:rFonts w:ascii="Times New Roman" w:hAnsi="Times New Roman" w:cs="Times New Roman"/>
          <w:b/>
        </w:rPr>
      </w:pPr>
    </w:p>
    <w:p w14:paraId="270EFF67" w14:textId="16BB9F09" w:rsidR="00A37729" w:rsidRPr="00A37729" w:rsidRDefault="00A37729" w:rsidP="00A37729">
      <w:pPr>
        <w:rPr>
          <w:rFonts w:ascii="Times New Roman" w:hAnsi="Times New Roman" w:cs="Times New Roman"/>
          <w:b/>
        </w:rPr>
      </w:pPr>
      <w:r w:rsidRPr="00A37729">
        <w:rPr>
          <w:rFonts w:ascii="Times New Roman" w:hAnsi="Times New Roman" w:cs="Times New Roman"/>
          <w:b/>
        </w:rPr>
        <w:t>STEPS MOVING FORWARD</w:t>
      </w:r>
    </w:p>
    <w:p w14:paraId="2D964F54" w14:textId="6C35040A" w:rsidR="00A37729" w:rsidRDefault="00A37729" w:rsidP="00A37729">
      <w:pPr>
        <w:pStyle w:val="ListParagraph"/>
        <w:numPr>
          <w:ilvl w:val="0"/>
          <w:numId w:val="15"/>
        </w:numPr>
        <w:rPr>
          <w:rFonts w:ascii="Times New Roman" w:hAnsi="Times New Roman" w:cs="Times New Roman"/>
        </w:rPr>
      </w:pPr>
      <w:r>
        <w:rPr>
          <w:rFonts w:ascii="Times New Roman" w:hAnsi="Times New Roman" w:cs="Times New Roman"/>
        </w:rPr>
        <w:t xml:space="preserve">To figure out a way to transfer files from colab’s server to our server/our computer. </w:t>
      </w:r>
    </w:p>
    <w:p w14:paraId="48E8EF44" w14:textId="381B4E52" w:rsidR="00A37729" w:rsidRDefault="00A37729" w:rsidP="00A37729">
      <w:pPr>
        <w:pStyle w:val="ListParagraph"/>
        <w:numPr>
          <w:ilvl w:val="0"/>
          <w:numId w:val="15"/>
        </w:numPr>
        <w:rPr>
          <w:rFonts w:ascii="Times New Roman" w:hAnsi="Times New Roman" w:cs="Times New Roman"/>
        </w:rPr>
      </w:pPr>
      <w:r>
        <w:rPr>
          <w:rFonts w:ascii="Times New Roman" w:hAnsi="Times New Roman" w:cs="Times New Roman"/>
        </w:rPr>
        <w:t xml:space="preserve">There’s a hardware problem with SD card that I didn’t have enough time to figure out. SD card functions properly when the 5V power supply is not plugged in, but when I tried to plug in the power supply, it shuts down and can’t be read by the Photon. </w:t>
      </w:r>
      <w:r w:rsidR="00004212">
        <w:rPr>
          <w:rFonts w:ascii="Times New Roman" w:hAnsi="Times New Roman" w:cs="Times New Roman"/>
        </w:rPr>
        <w:t xml:space="preserve">I would recommend going through the hardware and see if I wired anything wrong. It’s a weird problem because the 5V power supply is not even wired to either the Photon or the SD card holder. It’s only used to supply 5V voltage for certain sensors, such as Plantower PM Sensor and Alphasense. </w:t>
      </w:r>
    </w:p>
    <w:p w14:paraId="628EBA61" w14:textId="6D40FAED" w:rsidR="00AE17F8" w:rsidRDefault="00AE17F8" w:rsidP="00A37729">
      <w:pPr>
        <w:pStyle w:val="ListParagraph"/>
        <w:numPr>
          <w:ilvl w:val="0"/>
          <w:numId w:val="15"/>
        </w:numPr>
        <w:rPr>
          <w:rFonts w:ascii="Times New Roman" w:hAnsi="Times New Roman" w:cs="Times New Roman"/>
        </w:rPr>
      </w:pPr>
      <w:r>
        <w:rPr>
          <w:rFonts w:ascii="Times New Roman" w:hAnsi="Times New Roman" w:cs="Times New Roman"/>
        </w:rPr>
        <w:t xml:space="preserve">Make sure the multiplexer is not corrupting any data for the Alphasense. </w:t>
      </w:r>
    </w:p>
    <w:p w14:paraId="2EA3F0F5" w14:textId="5BF3AEC5" w:rsidR="00DD294A" w:rsidRDefault="00DD294A" w:rsidP="00A37729">
      <w:pPr>
        <w:pStyle w:val="ListParagraph"/>
        <w:numPr>
          <w:ilvl w:val="0"/>
          <w:numId w:val="15"/>
        </w:numPr>
        <w:rPr>
          <w:rFonts w:ascii="Times New Roman" w:hAnsi="Times New Roman" w:cs="Times New Roman"/>
        </w:rPr>
      </w:pPr>
      <w:r>
        <w:rPr>
          <w:rFonts w:ascii="Times New Roman" w:hAnsi="Times New Roman" w:cs="Times New Roman"/>
        </w:rPr>
        <w:t>Im</w:t>
      </w:r>
      <w:r w:rsidR="003E4052">
        <w:rPr>
          <w:rFonts w:ascii="Times New Roman" w:hAnsi="Times New Roman" w:cs="Times New Roman"/>
        </w:rPr>
        <w:t xml:space="preserve">plement checksum for PM values, etc. </w:t>
      </w:r>
    </w:p>
    <w:p w14:paraId="1B1B1952" w14:textId="6E3F8DE2" w:rsidR="00004212" w:rsidRDefault="00004212" w:rsidP="00A37729">
      <w:pPr>
        <w:pStyle w:val="ListParagraph"/>
        <w:numPr>
          <w:ilvl w:val="0"/>
          <w:numId w:val="15"/>
        </w:numPr>
        <w:rPr>
          <w:rFonts w:ascii="Times New Roman" w:hAnsi="Times New Roman" w:cs="Times New Roman"/>
        </w:rPr>
      </w:pPr>
      <w:r>
        <w:rPr>
          <w:rFonts w:ascii="Times New Roman" w:hAnsi="Times New Roman" w:cs="Times New Roman"/>
        </w:rPr>
        <w:t xml:space="preserve">Debug and make sure all the sensor outputs make sense. </w:t>
      </w:r>
    </w:p>
    <w:p w14:paraId="19A92129" w14:textId="53581D99" w:rsidR="00004212" w:rsidRDefault="00004212" w:rsidP="00004212">
      <w:pPr>
        <w:pStyle w:val="ListParagraph"/>
        <w:numPr>
          <w:ilvl w:val="0"/>
          <w:numId w:val="15"/>
        </w:numPr>
        <w:rPr>
          <w:rFonts w:ascii="Times New Roman" w:hAnsi="Times New Roman" w:cs="Times New Roman"/>
        </w:rPr>
      </w:pPr>
      <w:r>
        <w:rPr>
          <w:rFonts w:ascii="Times New Roman" w:hAnsi="Times New Roman" w:cs="Times New Roman"/>
        </w:rPr>
        <w:t xml:space="preserve">Make some sample PCB board for the Photon. </w:t>
      </w:r>
    </w:p>
    <w:p w14:paraId="76745031" w14:textId="54691CF9" w:rsidR="00004212" w:rsidRDefault="00004212" w:rsidP="00004212">
      <w:pPr>
        <w:pStyle w:val="ListParagraph"/>
        <w:numPr>
          <w:ilvl w:val="0"/>
          <w:numId w:val="15"/>
        </w:numPr>
        <w:rPr>
          <w:rFonts w:ascii="Times New Roman" w:hAnsi="Times New Roman" w:cs="Times New Roman"/>
        </w:rPr>
      </w:pPr>
      <w:r>
        <w:rPr>
          <w:rFonts w:ascii="Times New Roman" w:hAnsi="Times New Roman" w:cs="Times New Roman"/>
        </w:rPr>
        <w:t xml:space="preserve">Calibrations and come up with easier calibration algorithms as the ones we wrote for the Teensy. </w:t>
      </w:r>
    </w:p>
    <w:p w14:paraId="27F22B12" w14:textId="0847B203" w:rsidR="00947D7B" w:rsidRPr="00004212" w:rsidRDefault="00947D7B" w:rsidP="00004212">
      <w:pPr>
        <w:pStyle w:val="ListParagraph"/>
        <w:numPr>
          <w:ilvl w:val="0"/>
          <w:numId w:val="15"/>
        </w:numPr>
        <w:rPr>
          <w:rFonts w:ascii="Times New Roman" w:hAnsi="Times New Roman" w:cs="Times New Roman"/>
        </w:rPr>
      </w:pPr>
      <w:r>
        <w:rPr>
          <w:rFonts w:ascii="Times New Roman" w:hAnsi="Times New Roman" w:cs="Times New Roman"/>
        </w:rPr>
        <w:t xml:space="preserve">The Colab’s server is always running. If time allows, we can try to integrate the Shiny server with the Colab’s server to generate a real-time website, which allows us to check the data anywhere, anytime. </w:t>
      </w:r>
    </w:p>
    <w:sectPr w:rsidR="00947D7B" w:rsidRPr="0000421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Karoline" w:date="2016-06-21T12:33:00Z" w:initials="K">
    <w:p w14:paraId="67549C55" w14:textId="77777777" w:rsidR="005F2606" w:rsidRDefault="005F2606">
      <w:pPr>
        <w:pStyle w:val="CommentText"/>
      </w:pPr>
      <w:r>
        <w:rPr>
          <w:rStyle w:val="CommentReference"/>
        </w:rPr>
        <w:annotationRef/>
      </w:r>
      <w:r>
        <w:t>We will have to find out how accurate in the future to see if it is good enough.</w:t>
      </w:r>
    </w:p>
  </w:comment>
  <w:comment w:id="4" w:author="Karoline" w:date="2016-06-21T12:34:00Z" w:initials="K">
    <w:p w14:paraId="33FE49E9" w14:textId="77777777" w:rsidR="005F2606" w:rsidRDefault="005F2606">
      <w:pPr>
        <w:pStyle w:val="CommentText"/>
      </w:pPr>
      <w:r>
        <w:rPr>
          <w:rStyle w:val="CommentReference"/>
        </w:rPr>
        <w:annotationRef/>
      </w:r>
      <w:r>
        <w:t>Can you explain the truth table a bit more.</w:t>
      </w:r>
    </w:p>
  </w:comment>
  <w:comment w:id="5" w:author="Karoline" w:date="2016-06-21T12:39:00Z" w:initials="K">
    <w:p w14:paraId="3D66521A" w14:textId="77777777" w:rsidR="005F2606" w:rsidRDefault="005F2606">
      <w:pPr>
        <w:pStyle w:val="CommentText"/>
      </w:pPr>
      <w:r>
        <w:rPr>
          <w:rStyle w:val="CommentReference"/>
        </w:rPr>
        <w:annotationRef/>
      </w:r>
      <w:r>
        <w:t>Can you include a section on how to connect to the Duke network?  Maybe this was already included in Lucy’s documentation.  Unless you use this same method.</w:t>
      </w:r>
    </w:p>
  </w:comment>
  <w:comment w:id="6" w:author="Karoline" w:date="2016-06-21T12:38:00Z" w:initials="K">
    <w:p w14:paraId="588A5CA9" w14:textId="77777777" w:rsidR="005F2606" w:rsidRDefault="005F2606">
      <w:pPr>
        <w:pStyle w:val="CommentText"/>
      </w:pPr>
      <w:r>
        <w:rPr>
          <w:rStyle w:val="CommentReference"/>
        </w:rPr>
        <w:annotationRef/>
      </w:r>
      <w:r>
        <w:t>I think this is what you meant but please change if it isn’t</w:t>
      </w:r>
    </w:p>
  </w:comment>
  <w:comment w:id="8" w:author="Karoline" w:date="2016-06-21T12:40:00Z" w:initials="K">
    <w:p w14:paraId="4F119257" w14:textId="77777777" w:rsidR="005F2606" w:rsidRDefault="005F2606">
      <w:pPr>
        <w:pStyle w:val="CommentText"/>
      </w:pPr>
      <w:r>
        <w:rPr>
          <w:rStyle w:val="CommentReference"/>
        </w:rPr>
        <w:annotationRef/>
      </w:r>
      <w:r>
        <w:t>Can we access the code you’ve written somewhere?</w:t>
      </w:r>
    </w:p>
  </w:comment>
  <w:comment w:id="9" w:author="Karoline" w:date="2016-06-21T12:42:00Z" w:initials="K">
    <w:p w14:paraId="7027F05D" w14:textId="77777777" w:rsidR="005F2606" w:rsidRDefault="005F2606">
      <w:pPr>
        <w:pStyle w:val="CommentText"/>
      </w:pPr>
      <w:r>
        <w:rPr>
          <w:rStyle w:val="CommentReference"/>
        </w:rPr>
        <w:annotationRef/>
      </w:r>
      <w:r>
        <w:t>Great list!</w:t>
      </w:r>
    </w:p>
  </w:comment>
  <w:comment w:id="10" w:author="Karoline" w:date="2016-06-21T12:41:00Z" w:initials="K">
    <w:p w14:paraId="473D1B0B" w14:textId="77777777" w:rsidR="005F2606" w:rsidRDefault="005F2606">
      <w:pPr>
        <w:pStyle w:val="CommentText"/>
      </w:pPr>
      <w:r>
        <w:rPr>
          <w:rStyle w:val="CommentReference"/>
        </w:rPr>
        <w:annotationRef/>
      </w:r>
      <w:r>
        <w:t>Is this what you are currently using if so where do you access it if not why are we not using it.</w:t>
      </w:r>
    </w:p>
  </w:comment>
  <w:comment w:id="11" w:author="Karoline" w:date="2016-06-21T12:42:00Z" w:initials="K">
    <w:p w14:paraId="0E434732" w14:textId="77777777" w:rsidR="008F16A3" w:rsidRDefault="008F16A3">
      <w:pPr>
        <w:pStyle w:val="CommentText"/>
      </w:pPr>
      <w:r>
        <w:rPr>
          <w:rStyle w:val="CommentReference"/>
        </w:rPr>
        <w:annotationRef/>
      </w:r>
      <w:r>
        <w:t>Not sure exactly what you mean. Is there a command you would use to do this?</w:t>
      </w:r>
    </w:p>
  </w:comment>
  <w:comment w:id="12" w:author="Karoline" w:date="2016-06-21T12:44:00Z" w:initials="K">
    <w:p w14:paraId="460F069B" w14:textId="77777777" w:rsidR="008F16A3" w:rsidRDefault="008F16A3">
      <w:pPr>
        <w:pStyle w:val="CommentText"/>
      </w:pPr>
      <w:r>
        <w:rPr>
          <w:rStyle w:val="CommentReference"/>
        </w:rPr>
        <w:annotationRef/>
      </w:r>
      <w:r>
        <w:t>Can you add a section at the end “Steps moving forward” and include what steps need to be taken to finish the project.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549C55" w15:done="0"/>
  <w15:commentEx w15:paraId="33FE49E9" w15:done="0"/>
  <w15:commentEx w15:paraId="3D66521A" w15:done="0"/>
  <w15:commentEx w15:paraId="588A5CA9" w15:done="0"/>
  <w15:commentEx w15:paraId="4F119257" w15:done="0"/>
  <w15:commentEx w15:paraId="7027F05D" w15:done="0"/>
  <w15:commentEx w15:paraId="473D1B0B" w15:done="0"/>
  <w15:commentEx w15:paraId="0E434732" w15:done="0"/>
  <w15:commentEx w15:paraId="460F069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DD7C8B" w14:textId="77777777" w:rsidR="007002B8" w:rsidRDefault="007002B8" w:rsidP="00CC2AD1">
      <w:pPr>
        <w:spacing w:after="0" w:line="240" w:lineRule="auto"/>
      </w:pPr>
      <w:r>
        <w:separator/>
      </w:r>
    </w:p>
  </w:endnote>
  <w:endnote w:type="continuationSeparator" w:id="0">
    <w:p w14:paraId="1E22DE62" w14:textId="77777777" w:rsidR="007002B8" w:rsidRDefault="007002B8" w:rsidP="00CC2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EE6CFD" w14:textId="77777777" w:rsidR="007002B8" w:rsidRDefault="007002B8" w:rsidP="00CC2AD1">
      <w:pPr>
        <w:spacing w:after="0" w:line="240" w:lineRule="auto"/>
      </w:pPr>
      <w:r>
        <w:separator/>
      </w:r>
    </w:p>
  </w:footnote>
  <w:footnote w:type="continuationSeparator" w:id="0">
    <w:p w14:paraId="14EB1570" w14:textId="77777777" w:rsidR="007002B8" w:rsidRDefault="007002B8" w:rsidP="00CC2A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2F593B"/>
    <w:multiLevelType w:val="hybridMultilevel"/>
    <w:tmpl w:val="C7522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17053D"/>
    <w:multiLevelType w:val="hybridMultilevel"/>
    <w:tmpl w:val="51E2C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F43C36"/>
    <w:multiLevelType w:val="hybridMultilevel"/>
    <w:tmpl w:val="5C4C31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3433C4"/>
    <w:multiLevelType w:val="hybridMultilevel"/>
    <w:tmpl w:val="3FE0D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35481"/>
    <w:multiLevelType w:val="hybridMultilevel"/>
    <w:tmpl w:val="496AC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C7381A"/>
    <w:multiLevelType w:val="hybridMultilevel"/>
    <w:tmpl w:val="FEA48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883F30"/>
    <w:multiLevelType w:val="hybridMultilevel"/>
    <w:tmpl w:val="20F82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673BA1"/>
    <w:multiLevelType w:val="hybridMultilevel"/>
    <w:tmpl w:val="B2C02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532705"/>
    <w:multiLevelType w:val="hybridMultilevel"/>
    <w:tmpl w:val="3D6CD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042A5E"/>
    <w:multiLevelType w:val="hybridMultilevel"/>
    <w:tmpl w:val="43EE6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D07E9E"/>
    <w:multiLevelType w:val="hybridMultilevel"/>
    <w:tmpl w:val="9FE6D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CB1015"/>
    <w:multiLevelType w:val="hybridMultilevel"/>
    <w:tmpl w:val="3118B3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DA07FF"/>
    <w:multiLevelType w:val="hybridMultilevel"/>
    <w:tmpl w:val="F2F65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0F09CF"/>
    <w:multiLevelType w:val="hybridMultilevel"/>
    <w:tmpl w:val="42EEF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4E40F6"/>
    <w:multiLevelType w:val="hybridMultilevel"/>
    <w:tmpl w:val="B03EE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B10874"/>
    <w:multiLevelType w:val="hybridMultilevel"/>
    <w:tmpl w:val="F59AD5C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6D6E2B"/>
    <w:multiLevelType w:val="hybridMultilevel"/>
    <w:tmpl w:val="86000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11"/>
  </w:num>
  <w:num w:numId="4">
    <w:abstractNumId w:val="0"/>
  </w:num>
  <w:num w:numId="5">
    <w:abstractNumId w:val="2"/>
  </w:num>
  <w:num w:numId="6">
    <w:abstractNumId w:val="15"/>
  </w:num>
  <w:num w:numId="7">
    <w:abstractNumId w:val="5"/>
  </w:num>
  <w:num w:numId="8">
    <w:abstractNumId w:val="8"/>
  </w:num>
  <w:num w:numId="9">
    <w:abstractNumId w:val="3"/>
  </w:num>
  <w:num w:numId="10">
    <w:abstractNumId w:val="12"/>
  </w:num>
  <w:num w:numId="11">
    <w:abstractNumId w:val="14"/>
  </w:num>
  <w:num w:numId="12">
    <w:abstractNumId w:val="1"/>
  </w:num>
  <w:num w:numId="13">
    <w:abstractNumId w:val="4"/>
  </w:num>
  <w:num w:numId="14">
    <w:abstractNumId w:val="9"/>
  </w:num>
  <w:num w:numId="15">
    <w:abstractNumId w:val="16"/>
  </w:num>
  <w:num w:numId="16">
    <w:abstractNumId w:val="10"/>
  </w:num>
  <w:num w:numId="17">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uolan Xu">
    <w15:presenceInfo w15:providerId="None" w15:userId="Ruolan Xu"/>
  </w15:person>
  <w15:person w15:author="Karoline">
    <w15:presenceInfo w15:providerId="None" w15:userId="Karoli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24B"/>
    <w:rsid w:val="00003379"/>
    <w:rsid w:val="00004212"/>
    <w:rsid w:val="000121C5"/>
    <w:rsid w:val="00036AF7"/>
    <w:rsid w:val="00046076"/>
    <w:rsid w:val="0009769E"/>
    <w:rsid w:val="000A2B1C"/>
    <w:rsid w:val="000D2AA0"/>
    <w:rsid w:val="00106173"/>
    <w:rsid w:val="001133CB"/>
    <w:rsid w:val="00121E16"/>
    <w:rsid w:val="0013451F"/>
    <w:rsid w:val="00150AC9"/>
    <w:rsid w:val="00155266"/>
    <w:rsid w:val="001821C7"/>
    <w:rsid w:val="00190AE5"/>
    <w:rsid w:val="00192568"/>
    <w:rsid w:val="001B5BD6"/>
    <w:rsid w:val="001C6BCB"/>
    <w:rsid w:val="001F0A1A"/>
    <w:rsid w:val="00225D5A"/>
    <w:rsid w:val="00252C47"/>
    <w:rsid w:val="00255B2C"/>
    <w:rsid w:val="00273814"/>
    <w:rsid w:val="00275192"/>
    <w:rsid w:val="002760C5"/>
    <w:rsid w:val="002836A2"/>
    <w:rsid w:val="0028698B"/>
    <w:rsid w:val="002960A9"/>
    <w:rsid w:val="002A1415"/>
    <w:rsid w:val="002A5C14"/>
    <w:rsid w:val="002B001A"/>
    <w:rsid w:val="002B3526"/>
    <w:rsid w:val="002D55B9"/>
    <w:rsid w:val="002E2189"/>
    <w:rsid w:val="002F79FA"/>
    <w:rsid w:val="00312F2D"/>
    <w:rsid w:val="00334F4F"/>
    <w:rsid w:val="00356363"/>
    <w:rsid w:val="00366902"/>
    <w:rsid w:val="003E4052"/>
    <w:rsid w:val="00406E38"/>
    <w:rsid w:val="004267B7"/>
    <w:rsid w:val="0043441A"/>
    <w:rsid w:val="00462246"/>
    <w:rsid w:val="00465E10"/>
    <w:rsid w:val="00472738"/>
    <w:rsid w:val="0048058C"/>
    <w:rsid w:val="00481F1F"/>
    <w:rsid w:val="00484671"/>
    <w:rsid w:val="004F002D"/>
    <w:rsid w:val="0051524B"/>
    <w:rsid w:val="00515A9C"/>
    <w:rsid w:val="00516CD1"/>
    <w:rsid w:val="0052369E"/>
    <w:rsid w:val="00533255"/>
    <w:rsid w:val="005A6DBF"/>
    <w:rsid w:val="005C03C8"/>
    <w:rsid w:val="005C236C"/>
    <w:rsid w:val="005C3FE4"/>
    <w:rsid w:val="005F2606"/>
    <w:rsid w:val="0064050A"/>
    <w:rsid w:val="006434BD"/>
    <w:rsid w:val="006E4329"/>
    <w:rsid w:val="006F1260"/>
    <w:rsid w:val="007002B8"/>
    <w:rsid w:val="0070441D"/>
    <w:rsid w:val="00720212"/>
    <w:rsid w:val="007B10F7"/>
    <w:rsid w:val="007B1E03"/>
    <w:rsid w:val="00812095"/>
    <w:rsid w:val="0084104F"/>
    <w:rsid w:val="0084289F"/>
    <w:rsid w:val="008834DB"/>
    <w:rsid w:val="00884C09"/>
    <w:rsid w:val="00893F9E"/>
    <w:rsid w:val="008B25C4"/>
    <w:rsid w:val="008C4A17"/>
    <w:rsid w:val="008D059B"/>
    <w:rsid w:val="008E0FFA"/>
    <w:rsid w:val="008E3FD9"/>
    <w:rsid w:val="008F16A3"/>
    <w:rsid w:val="00915976"/>
    <w:rsid w:val="00924776"/>
    <w:rsid w:val="00937957"/>
    <w:rsid w:val="00944974"/>
    <w:rsid w:val="00947D7B"/>
    <w:rsid w:val="009500FB"/>
    <w:rsid w:val="00960CC3"/>
    <w:rsid w:val="00964B81"/>
    <w:rsid w:val="00987B21"/>
    <w:rsid w:val="009A37C6"/>
    <w:rsid w:val="009A3863"/>
    <w:rsid w:val="009B77EA"/>
    <w:rsid w:val="009D59ED"/>
    <w:rsid w:val="009F7466"/>
    <w:rsid w:val="00A05FF8"/>
    <w:rsid w:val="00A11A6F"/>
    <w:rsid w:val="00A26E4C"/>
    <w:rsid w:val="00A34D79"/>
    <w:rsid w:val="00A36E6E"/>
    <w:rsid w:val="00A37729"/>
    <w:rsid w:val="00A46370"/>
    <w:rsid w:val="00A56935"/>
    <w:rsid w:val="00A61BF6"/>
    <w:rsid w:val="00AB3CBF"/>
    <w:rsid w:val="00AE0B05"/>
    <w:rsid w:val="00AE0DCF"/>
    <w:rsid w:val="00AE17F8"/>
    <w:rsid w:val="00B059D0"/>
    <w:rsid w:val="00B21AA8"/>
    <w:rsid w:val="00B36AF2"/>
    <w:rsid w:val="00B47BAB"/>
    <w:rsid w:val="00B773C6"/>
    <w:rsid w:val="00B8050B"/>
    <w:rsid w:val="00B9255D"/>
    <w:rsid w:val="00BB1A75"/>
    <w:rsid w:val="00BC713B"/>
    <w:rsid w:val="00BE382A"/>
    <w:rsid w:val="00C30615"/>
    <w:rsid w:val="00C35234"/>
    <w:rsid w:val="00C5303D"/>
    <w:rsid w:val="00C53F8A"/>
    <w:rsid w:val="00C62440"/>
    <w:rsid w:val="00C6435E"/>
    <w:rsid w:val="00C76C51"/>
    <w:rsid w:val="00C83D85"/>
    <w:rsid w:val="00CA19FF"/>
    <w:rsid w:val="00CC2AD1"/>
    <w:rsid w:val="00CD6285"/>
    <w:rsid w:val="00CD65C6"/>
    <w:rsid w:val="00CD66AC"/>
    <w:rsid w:val="00CF7557"/>
    <w:rsid w:val="00D24A4B"/>
    <w:rsid w:val="00D546C4"/>
    <w:rsid w:val="00D67835"/>
    <w:rsid w:val="00D81917"/>
    <w:rsid w:val="00DA5675"/>
    <w:rsid w:val="00DC08B5"/>
    <w:rsid w:val="00DD0A2B"/>
    <w:rsid w:val="00DD294A"/>
    <w:rsid w:val="00E16898"/>
    <w:rsid w:val="00E54DC2"/>
    <w:rsid w:val="00E74C01"/>
    <w:rsid w:val="00EA0189"/>
    <w:rsid w:val="00EA313F"/>
    <w:rsid w:val="00F61976"/>
    <w:rsid w:val="00F76A2D"/>
    <w:rsid w:val="00F82D87"/>
    <w:rsid w:val="00FC4140"/>
    <w:rsid w:val="00FD4430"/>
    <w:rsid w:val="00FE6C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259FF"/>
  <w15:chartTrackingRefBased/>
  <w15:docId w15:val="{E55C4B1A-59C6-440D-9AB8-48764C471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2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82D87"/>
    <w:pPr>
      <w:ind w:left="720"/>
      <w:contextualSpacing/>
    </w:pPr>
  </w:style>
  <w:style w:type="character" w:styleId="Hyperlink">
    <w:name w:val="Hyperlink"/>
    <w:basedOn w:val="DefaultParagraphFont"/>
    <w:uiPriority w:val="99"/>
    <w:unhideWhenUsed/>
    <w:rsid w:val="006434BD"/>
    <w:rPr>
      <w:color w:val="0563C1" w:themeColor="hyperlink"/>
      <w:u w:val="single"/>
    </w:rPr>
  </w:style>
  <w:style w:type="character" w:styleId="CommentReference">
    <w:name w:val="annotation reference"/>
    <w:basedOn w:val="DefaultParagraphFont"/>
    <w:uiPriority w:val="99"/>
    <w:semiHidden/>
    <w:unhideWhenUsed/>
    <w:rsid w:val="009A37C6"/>
    <w:rPr>
      <w:sz w:val="16"/>
      <w:szCs w:val="16"/>
    </w:rPr>
  </w:style>
  <w:style w:type="paragraph" w:styleId="CommentText">
    <w:name w:val="annotation text"/>
    <w:basedOn w:val="Normal"/>
    <w:link w:val="CommentTextChar"/>
    <w:uiPriority w:val="99"/>
    <w:semiHidden/>
    <w:unhideWhenUsed/>
    <w:rsid w:val="009A37C6"/>
    <w:pPr>
      <w:spacing w:line="240" w:lineRule="auto"/>
    </w:pPr>
    <w:rPr>
      <w:sz w:val="20"/>
      <w:szCs w:val="20"/>
    </w:rPr>
  </w:style>
  <w:style w:type="character" w:customStyle="1" w:styleId="CommentTextChar">
    <w:name w:val="Comment Text Char"/>
    <w:basedOn w:val="DefaultParagraphFont"/>
    <w:link w:val="CommentText"/>
    <w:uiPriority w:val="99"/>
    <w:semiHidden/>
    <w:rsid w:val="009A37C6"/>
    <w:rPr>
      <w:sz w:val="20"/>
      <w:szCs w:val="20"/>
    </w:rPr>
  </w:style>
  <w:style w:type="paragraph" w:styleId="CommentSubject">
    <w:name w:val="annotation subject"/>
    <w:basedOn w:val="CommentText"/>
    <w:next w:val="CommentText"/>
    <w:link w:val="CommentSubjectChar"/>
    <w:uiPriority w:val="99"/>
    <w:semiHidden/>
    <w:unhideWhenUsed/>
    <w:rsid w:val="009A37C6"/>
    <w:rPr>
      <w:b/>
      <w:bCs/>
    </w:rPr>
  </w:style>
  <w:style w:type="character" w:customStyle="1" w:styleId="CommentSubjectChar">
    <w:name w:val="Comment Subject Char"/>
    <w:basedOn w:val="CommentTextChar"/>
    <w:link w:val="CommentSubject"/>
    <w:uiPriority w:val="99"/>
    <w:semiHidden/>
    <w:rsid w:val="009A37C6"/>
    <w:rPr>
      <w:b/>
      <w:bCs/>
      <w:sz w:val="20"/>
      <w:szCs w:val="20"/>
    </w:rPr>
  </w:style>
  <w:style w:type="paragraph" w:styleId="BalloonText">
    <w:name w:val="Balloon Text"/>
    <w:basedOn w:val="Normal"/>
    <w:link w:val="BalloonTextChar"/>
    <w:uiPriority w:val="99"/>
    <w:semiHidden/>
    <w:unhideWhenUsed/>
    <w:rsid w:val="009A37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37C6"/>
    <w:rPr>
      <w:rFonts w:ascii="Segoe UI" w:hAnsi="Segoe UI" w:cs="Segoe UI"/>
      <w:sz w:val="18"/>
      <w:szCs w:val="18"/>
    </w:rPr>
  </w:style>
  <w:style w:type="paragraph" w:styleId="Header">
    <w:name w:val="header"/>
    <w:basedOn w:val="Normal"/>
    <w:link w:val="HeaderChar"/>
    <w:uiPriority w:val="99"/>
    <w:unhideWhenUsed/>
    <w:rsid w:val="00CC2A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AD1"/>
  </w:style>
  <w:style w:type="paragraph" w:styleId="Footer">
    <w:name w:val="footer"/>
    <w:basedOn w:val="Normal"/>
    <w:link w:val="FooterChar"/>
    <w:uiPriority w:val="99"/>
    <w:unhideWhenUsed/>
    <w:rsid w:val="00CC2A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AD1"/>
  </w:style>
  <w:style w:type="character" w:styleId="PlaceholderText">
    <w:name w:val="Placeholder Text"/>
    <w:basedOn w:val="DefaultParagraphFont"/>
    <w:uiPriority w:val="99"/>
    <w:semiHidden/>
    <w:rsid w:val="00E74C01"/>
    <w:rPr>
      <w:color w:val="808080"/>
    </w:rPr>
  </w:style>
  <w:style w:type="character" w:styleId="FollowedHyperlink">
    <w:name w:val="FollowedHyperlink"/>
    <w:basedOn w:val="DefaultParagraphFont"/>
    <w:uiPriority w:val="99"/>
    <w:semiHidden/>
    <w:unhideWhenUsed/>
    <w:rsid w:val="008834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docs.particle.io/guide/getting-started/modes/photon/"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build.particle.io/build/new"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celabs.njit.edu/student_resources/datas/54LS151.pdf" TargetMode="External"/><Relationship Id="rId17" Type="http://schemas.openxmlformats.org/officeDocument/2006/relationships/hyperlink" Target="https://docs.particle.io/guide/getting-started/connect/photon/" TargetMode="External"/><Relationship Id="rId25" Type="http://schemas.openxmlformats.org/officeDocument/2006/relationships/hyperlink" Target="https://oit.duke.edu/comp-print/labs/vcl/"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docs.particle.io/support/troubleshooting/troubleshooting-tools/photon/" TargetMode="External"/><Relationship Id="rId20" Type="http://schemas.openxmlformats.org/officeDocument/2006/relationships/hyperlink" Target="https://docs.particle.io/reference/firmware/photon/#dfu-" TargetMode="External"/><Relationship Id="rId29" Type="http://schemas.openxmlformats.org/officeDocument/2006/relationships/hyperlink" Target="ftp://FTP.in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ifttt.com/recip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ukereg.duke.edu/" TargetMode="External"/><Relationship Id="rId23" Type="http://schemas.openxmlformats.org/officeDocument/2006/relationships/image" Target="media/image5.png"/><Relationship Id="rId28" Type="http://schemas.openxmlformats.org/officeDocument/2006/relationships/hyperlink" Target="https://community.particle.io/t/best-way-to-transfer-large-data-from-photon/15442" TargetMode="External"/><Relationship Id="rId10" Type="http://schemas.openxmlformats.org/officeDocument/2006/relationships/comments" Target="comments.xml"/><Relationship Id="rId19" Type="http://schemas.openxmlformats.org/officeDocument/2006/relationships/hyperlink" Target="https://docs.particle.io/guide/getting-started/modes/photon/" TargetMode="External"/><Relationship Id="rId31" Type="http://schemas.openxmlformats.org/officeDocument/2006/relationships/hyperlink" Target="ftp://FTP.in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mailto:spothorse9.lucy@gmail.com" TargetMode="External"/><Relationship Id="rId27" Type="http://schemas.openxmlformats.org/officeDocument/2006/relationships/image" Target="media/image7.png"/><Relationship Id="rId30" Type="http://schemas.openxmlformats.org/officeDocument/2006/relationships/hyperlink" Target="ftp://FTP.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ADBF1-1F3F-4CB5-A7C0-A1DEE00D0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10</Pages>
  <Words>2844</Words>
  <Characters>16217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Ruolan Xu</dc:creator>
  <cp:keywords/>
  <dc:description/>
  <cp:lastModifiedBy>Ruolan Xu</cp:lastModifiedBy>
  <cp:revision>79</cp:revision>
  <dcterms:created xsi:type="dcterms:W3CDTF">2016-06-21T17:32:00Z</dcterms:created>
  <dcterms:modified xsi:type="dcterms:W3CDTF">2016-06-22T18:10:00Z</dcterms:modified>
</cp:coreProperties>
</file>